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BDFFF6" w14:textId="100C4BFE" w:rsidR="0041133F" w:rsidRPr="003A2012" w:rsidRDefault="003A2012" w:rsidP="00F53B33">
      <w:pPr>
        <w:spacing w:after="0"/>
        <w:jc w:val="center"/>
        <w:rPr>
          <w:rFonts w:ascii="Times New Roman" w:hAnsi="Times New Roman" w:cs="Times New Roman"/>
          <w:sz w:val="28"/>
          <w:szCs w:val="28"/>
        </w:rPr>
      </w:pPr>
      <w:r w:rsidRPr="003A2012">
        <w:rPr>
          <w:rFonts w:ascii="Times New Roman" w:hAnsi="Times New Roman" w:cs="Times New Roman"/>
          <w:noProof/>
          <w:sz w:val="28"/>
          <w:szCs w:val="28"/>
        </w:rPr>
        <w:drawing>
          <wp:anchor distT="0" distB="0" distL="114300" distR="114300" simplePos="0" relativeHeight="251666432" behindDoc="1" locked="0" layoutInCell="1" allowOverlap="1" wp14:anchorId="67659F1C" wp14:editId="38B25213">
            <wp:simplePos x="0" y="0"/>
            <wp:positionH relativeFrom="margin">
              <wp:align>right</wp:align>
            </wp:positionH>
            <wp:positionV relativeFrom="page">
              <wp:posOffset>533400</wp:posOffset>
            </wp:positionV>
            <wp:extent cx="5943600" cy="92583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258300"/>
                    </a:xfrm>
                    <a:prstGeom prst="rect">
                      <a:avLst/>
                    </a:prstGeom>
                    <a:noFill/>
                  </pic:spPr>
                </pic:pic>
              </a:graphicData>
            </a:graphic>
            <wp14:sizeRelH relativeFrom="page">
              <wp14:pctWidth>0</wp14:pctWidth>
            </wp14:sizeRelH>
            <wp14:sizeRelV relativeFrom="page">
              <wp14:pctHeight>0</wp14:pctHeight>
            </wp14:sizeRelV>
          </wp:anchor>
        </w:drawing>
      </w:r>
      <w:r w:rsidR="0041133F" w:rsidRPr="003A2012">
        <w:rPr>
          <w:rFonts w:ascii="Times New Roman" w:hAnsi="Times New Roman" w:cs="Times New Roman"/>
          <w:sz w:val="28"/>
          <w:szCs w:val="28"/>
        </w:rPr>
        <w:t>TRƯỜNG ĐẠI HỌC ĐỒNG THÁP</w:t>
      </w:r>
    </w:p>
    <w:p w14:paraId="4011368A" w14:textId="01961C1E" w:rsidR="0041133F" w:rsidRPr="003A2012" w:rsidRDefault="0041133F" w:rsidP="00F53B33">
      <w:pPr>
        <w:spacing w:after="0"/>
        <w:jc w:val="center"/>
        <w:rPr>
          <w:rFonts w:ascii="Times New Roman" w:hAnsi="Times New Roman" w:cs="Times New Roman"/>
          <w:b/>
          <w:bCs/>
          <w:sz w:val="28"/>
          <w:szCs w:val="28"/>
        </w:rPr>
      </w:pPr>
      <w:r w:rsidRPr="003A2012">
        <w:rPr>
          <w:rFonts w:ascii="Times New Roman" w:hAnsi="Times New Roman" w:cs="Times New Roman"/>
          <w:b/>
          <w:bCs/>
          <w:sz w:val="28"/>
          <w:szCs w:val="28"/>
        </w:rPr>
        <w:t xml:space="preserve">KHOA CÔNG NGHỆ VÀ KỸ </w:t>
      </w:r>
      <w:commentRangeStart w:id="0"/>
      <w:r w:rsidRPr="003A2012">
        <w:rPr>
          <w:rFonts w:ascii="Times New Roman" w:hAnsi="Times New Roman" w:cs="Times New Roman"/>
          <w:b/>
          <w:bCs/>
          <w:sz w:val="28"/>
          <w:szCs w:val="28"/>
        </w:rPr>
        <w:t>THUẬT</w:t>
      </w:r>
      <w:commentRangeEnd w:id="0"/>
      <w:r w:rsidR="00F53B33">
        <w:rPr>
          <w:rStyle w:val="CommentReference"/>
        </w:rPr>
        <w:commentReference w:id="0"/>
      </w:r>
    </w:p>
    <w:p w14:paraId="6F66327B" w14:textId="7CE205B6" w:rsidR="0041133F" w:rsidRDefault="00F53B33" w:rsidP="0041133F">
      <w:pPr>
        <w:jc w:val="center"/>
        <w:rPr>
          <w:rFonts w:ascii="Times New Roman" w:hAnsi="Times New Roman" w:cs="Times New Roman"/>
          <w:b/>
          <w:bCs/>
          <w:sz w:val="26"/>
          <w:szCs w:val="26"/>
        </w:rPr>
      </w:pPr>
      <w:ins w:id="1" w:author="UyenMinh" w:date="2024-12-22T18:25:00Z">
        <w:r>
          <w:rPr>
            <w:rFonts w:ascii="Times New Roman" w:hAnsi="Times New Roman" w:cs="Times New Roman"/>
            <w:b/>
            <w:bCs/>
            <w:noProof/>
            <w:sz w:val="26"/>
            <w:szCs w:val="26"/>
          </w:rPr>
          <mc:AlternateContent>
            <mc:Choice Requires="wps">
              <w:drawing>
                <wp:anchor distT="0" distB="0" distL="114300" distR="114300" simplePos="0" relativeHeight="251669504" behindDoc="0" locked="0" layoutInCell="1" allowOverlap="1" wp14:anchorId="06022543" wp14:editId="0203B56C">
                  <wp:simplePos x="0" y="0"/>
                  <wp:positionH relativeFrom="column">
                    <wp:posOffset>2229446</wp:posOffset>
                  </wp:positionH>
                  <wp:positionV relativeFrom="paragraph">
                    <wp:posOffset>46412</wp:posOffset>
                  </wp:positionV>
                  <wp:extent cx="1207827"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1207827"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516B5220" id="Straight Connector 3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5.55pt,3.65pt" to="270.6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" strokecolor="black [3200]" strokeweight="1pt">
                  <v:stroke joinstyle="miter"/>
                </v:line>
              </w:pict>
            </mc:Fallback>
          </mc:AlternateContent>
        </w:r>
      </w:ins>
      <w:r w:rsidR="0067301B">
        <w:rPr>
          <w:rFonts w:ascii="Times New Roman" w:hAnsi="Times New Roman" w:cs="Times New Roman"/>
          <w:b/>
          <w:bCs/>
          <w:noProof/>
          <w:sz w:val="26"/>
          <w:szCs w:val="26"/>
        </w:rPr>
        <mc:AlternateContent>
          <mc:Choice Requires="wps">
            <w:drawing>
              <wp:anchor distT="0" distB="0" distL="114300" distR="114300" simplePos="0" relativeHeight="251664384" behindDoc="1" locked="0" layoutInCell="1" allowOverlap="1" wp14:anchorId="788795BB" wp14:editId="705A5C8F">
                <wp:simplePos x="0" y="0"/>
                <wp:positionH relativeFrom="margin">
                  <wp:align>center</wp:align>
                </wp:positionH>
                <wp:positionV relativeFrom="paragraph">
                  <wp:posOffset>15240</wp:posOffset>
                </wp:positionV>
                <wp:extent cx="12096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07FA0DA8" id="Straight Connector 3" o:spid="_x0000_s1026" style="position:absolute;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pt" to="95.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">
                <w10:wrap anchorx="margin"/>
              </v:line>
            </w:pict>
          </mc:Fallback>
        </mc:AlternateContent>
      </w:r>
      <w:r w:rsidR="0041133F">
        <w:rPr>
          <w:noProof/>
        </w:rPr>
        <w:drawing>
          <wp:anchor distT="0" distB="0" distL="0" distR="0" simplePos="0" relativeHeight="251659264" behindDoc="1" locked="0" layoutInCell="1" allowOverlap="1" wp14:anchorId="2952F28D" wp14:editId="6E2FC570">
            <wp:simplePos x="0" y="0"/>
            <wp:positionH relativeFrom="margin">
              <wp:align>center</wp:align>
            </wp:positionH>
            <wp:positionV relativeFrom="paragraph">
              <wp:posOffset>109220</wp:posOffset>
            </wp:positionV>
            <wp:extent cx="959476" cy="95947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959476" cy="959476"/>
                    </a:xfrm>
                    <a:prstGeom prst="rect">
                      <a:avLst/>
                    </a:prstGeom>
                  </pic:spPr>
                </pic:pic>
              </a:graphicData>
            </a:graphic>
            <wp14:sizeRelH relativeFrom="margin">
              <wp14:pctWidth>0</wp14:pctWidth>
            </wp14:sizeRelH>
            <wp14:sizeRelV relativeFrom="margin">
              <wp14:pctHeight>0</wp14:pctHeight>
            </wp14:sizeRelV>
          </wp:anchor>
        </w:drawing>
      </w:r>
    </w:p>
    <w:p w14:paraId="3EAB9D88" w14:textId="66E9B4BC" w:rsidR="0041133F" w:rsidRPr="00683562" w:rsidRDefault="0041133F" w:rsidP="0041133F">
      <w:pPr>
        <w:jc w:val="center"/>
        <w:rPr>
          <w:rFonts w:ascii="Times New Roman" w:hAnsi="Times New Roman" w:cs="Times New Roman"/>
          <w:b/>
          <w:bCs/>
          <w:sz w:val="26"/>
          <w:szCs w:val="26"/>
        </w:rPr>
      </w:pPr>
    </w:p>
    <w:p w14:paraId="58C74631" w14:textId="258DB4A1" w:rsidR="0041133F" w:rsidRPr="005576F8" w:rsidRDefault="0041133F" w:rsidP="0041133F">
      <w:pPr>
        <w:rPr>
          <w:rFonts w:ascii="Times New Roman" w:hAnsi="Times New Roman" w:cs="Times New Roman"/>
          <w:sz w:val="26"/>
          <w:szCs w:val="26"/>
        </w:rPr>
      </w:pPr>
    </w:p>
    <w:p w14:paraId="6FDCB332" w14:textId="77777777" w:rsidR="0041133F" w:rsidRPr="005576F8" w:rsidRDefault="0041133F" w:rsidP="0041133F">
      <w:pPr>
        <w:rPr>
          <w:rFonts w:ascii="Times New Roman" w:hAnsi="Times New Roman" w:cs="Times New Roman"/>
          <w:sz w:val="26"/>
          <w:szCs w:val="26"/>
        </w:rPr>
      </w:pPr>
    </w:p>
    <w:p w14:paraId="00D36680" w14:textId="77777777" w:rsidR="0041133F" w:rsidRDefault="0041133F" w:rsidP="0041133F">
      <w:pPr>
        <w:rPr>
          <w:rFonts w:ascii="Times New Roman" w:hAnsi="Times New Roman" w:cs="Times New Roman"/>
          <w:sz w:val="26"/>
          <w:szCs w:val="26"/>
        </w:rPr>
      </w:pPr>
    </w:p>
    <w:p w14:paraId="490FEE2D" w14:textId="77777777" w:rsidR="0041133F" w:rsidRDefault="0041133F" w:rsidP="0041133F">
      <w:pPr>
        <w:rPr>
          <w:rFonts w:ascii="Times New Roman" w:hAnsi="Times New Roman" w:cs="Times New Roman"/>
          <w:sz w:val="26"/>
          <w:szCs w:val="26"/>
        </w:rPr>
      </w:pPr>
    </w:p>
    <w:p w14:paraId="03311E9A" w14:textId="51352F72" w:rsidR="0041133F" w:rsidRPr="003A2012" w:rsidRDefault="0041133F" w:rsidP="0041133F">
      <w:pPr>
        <w:tabs>
          <w:tab w:val="left" w:pos="3630"/>
          <w:tab w:val="center" w:pos="4537"/>
        </w:tabs>
        <w:jc w:val="center"/>
        <w:rPr>
          <w:rFonts w:ascii="Times New Roman" w:hAnsi="Times New Roman" w:cs="Times New Roman"/>
          <w:sz w:val="32"/>
          <w:szCs w:val="32"/>
        </w:rPr>
      </w:pPr>
      <w:r w:rsidRPr="003A2012">
        <w:rPr>
          <w:rFonts w:ascii="Times New Roman" w:hAnsi="Times New Roman" w:cs="Times New Roman"/>
          <w:sz w:val="32"/>
          <w:szCs w:val="32"/>
        </w:rPr>
        <w:t>002141</w:t>
      </w:r>
      <w:r w:rsidR="00D55D37" w:rsidRPr="003A2012">
        <w:rPr>
          <w:rFonts w:ascii="Times New Roman" w:hAnsi="Times New Roman" w:cs="Times New Roman"/>
          <w:sz w:val="32"/>
          <w:szCs w:val="32"/>
        </w:rPr>
        <w:t>2154</w:t>
      </w:r>
      <w:r w:rsidRPr="003A2012">
        <w:rPr>
          <w:rFonts w:ascii="Times New Roman" w:hAnsi="Times New Roman" w:cs="Times New Roman"/>
          <w:sz w:val="32"/>
          <w:szCs w:val="32"/>
        </w:rPr>
        <w:t xml:space="preserve"> – </w:t>
      </w:r>
      <w:r w:rsidR="003A2012">
        <w:rPr>
          <w:rFonts w:ascii="Times New Roman" w:hAnsi="Times New Roman" w:cs="Times New Roman"/>
          <w:sz w:val="32"/>
          <w:szCs w:val="32"/>
        </w:rPr>
        <w:t>TRẦN DUY ĐĂNG</w:t>
      </w:r>
    </w:p>
    <w:p w14:paraId="0E6FA841" w14:textId="77777777" w:rsidR="0041133F" w:rsidRPr="003A2012" w:rsidRDefault="0041133F" w:rsidP="0041133F">
      <w:pPr>
        <w:jc w:val="center"/>
        <w:rPr>
          <w:rFonts w:ascii="Times New Roman" w:hAnsi="Times New Roman" w:cs="Times New Roman"/>
          <w:sz w:val="32"/>
          <w:szCs w:val="32"/>
        </w:rPr>
      </w:pPr>
    </w:p>
    <w:p w14:paraId="6C9682D4" w14:textId="77777777" w:rsidR="0041133F" w:rsidRPr="003A2012" w:rsidRDefault="0041133F" w:rsidP="0041133F">
      <w:pPr>
        <w:jc w:val="center"/>
        <w:rPr>
          <w:rFonts w:ascii="Times New Roman" w:hAnsi="Times New Roman" w:cs="Times New Roman"/>
          <w:sz w:val="32"/>
          <w:szCs w:val="32"/>
        </w:rPr>
      </w:pPr>
    </w:p>
    <w:p w14:paraId="6525FF37" w14:textId="77777777" w:rsidR="0041133F" w:rsidRPr="003A2012" w:rsidRDefault="0041133F" w:rsidP="0041133F">
      <w:pPr>
        <w:jc w:val="center"/>
        <w:rPr>
          <w:rFonts w:ascii="Times New Roman" w:hAnsi="Times New Roman" w:cs="Times New Roman"/>
          <w:b/>
          <w:bCs/>
          <w:sz w:val="32"/>
          <w:szCs w:val="32"/>
        </w:rPr>
      </w:pPr>
      <w:r w:rsidRPr="003A2012">
        <w:rPr>
          <w:rFonts w:ascii="Times New Roman" w:hAnsi="Times New Roman" w:cs="Times New Roman"/>
          <w:b/>
          <w:bCs/>
          <w:sz w:val="32"/>
          <w:szCs w:val="32"/>
        </w:rPr>
        <w:t>ĐỒ ÁN MÔN HỌC 2</w:t>
      </w:r>
    </w:p>
    <w:p w14:paraId="7DBCD916" w14:textId="77777777" w:rsidR="0041133F" w:rsidRDefault="0041133F" w:rsidP="0041133F">
      <w:pPr>
        <w:rPr>
          <w:rFonts w:ascii="Times New Roman" w:hAnsi="Times New Roman" w:cs="Times New Roman"/>
          <w:sz w:val="26"/>
          <w:szCs w:val="26"/>
        </w:rPr>
      </w:pPr>
    </w:p>
    <w:p w14:paraId="50E127B6" w14:textId="77777777" w:rsidR="0041133F" w:rsidRPr="0080316A" w:rsidRDefault="0041133F" w:rsidP="0041133F">
      <w:pPr>
        <w:tabs>
          <w:tab w:val="left" w:pos="3630"/>
          <w:tab w:val="center" w:pos="4537"/>
        </w:tabs>
        <w:jc w:val="center"/>
        <w:rPr>
          <w:rFonts w:ascii="Times New Roman" w:hAnsi="Times New Roman" w:cs="Times New Roman"/>
          <w:b/>
          <w:bCs/>
          <w:sz w:val="46"/>
          <w:szCs w:val="46"/>
        </w:rPr>
      </w:pPr>
      <w:r w:rsidRPr="0080316A">
        <w:rPr>
          <w:rFonts w:ascii="Times New Roman" w:hAnsi="Times New Roman" w:cs="Times New Roman"/>
          <w:b/>
          <w:bCs/>
          <w:sz w:val="46"/>
          <w:szCs w:val="46"/>
        </w:rPr>
        <w:t>XÂY DỰNG WEBSITE</w:t>
      </w:r>
    </w:p>
    <w:p w14:paraId="7C3406FF" w14:textId="18ECF037" w:rsidR="0041133F" w:rsidRPr="003A2012" w:rsidRDefault="000143E9" w:rsidP="003A2012">
      <w:pPr>
        <w:tabs>
          <w:tab w:val="left" w:pos="3630"/>
          <w:tab w:val="center" w:pos="4537"/>
        </w:tabs>
        <w:ind w:left="-90"/>
        <w:jc w:val="center"/>
        <w:rPr>
          <w:rFonts w:ascii="Times New Roman" w:hAnsi="Times New Roman" w:cs="Times New Roman"/>
          <w:b/>
          <w:bCs/>
          <w:sz w:val="46"/>
          <w:szCs w:val="46"/>
        </w:rPr>
      </w:pPr>
      <w:r w:rsidRPr="0080316A">
        <w:rPr>
          <w:rFonts w:ascii="Times New Roman" w:hAnsi="Times New Roman" w:cs="Times New Roman"/>
          <w:b/>
          <w:bCs/>
          <w:sz w:val="46"/>
          <w:szCs w:val="46"/>
        </w:rPr>
        <w:t>ÔN THI OLY</w:t>
      </w:r>
      <w:r w:rsidR="0080316A" w:rsidRPr="0080316A">
        <w:rPr>
          <w:rFonts w:ascii="Times New Roman" w:hAnsi="Times New Roman" w:cs="Times New Roman"/>
          <w:b/>
          <w:bCs/>
          <w:sz w:val="46"/>
          <w:szCs w:val="46"/>
        </w:rPr>
        <w:t>M</w:t>
      </w:r>
      <w:r w:rsidRPr="0080316A">
        <w:rPr>
          <w:rFonts w:ascii="Times New Roman" w:hAnsi="Times New Roman" w:cs="Times New Roman"/>
          <w:b/>
          <w:bCs/>
          <w:sz w:val="46"/>
          <w:szCs w:val="46"/>
        </w:rPr>
        <w:t>PIC TIN HỌC SINH VIÊN</w:t>
      </w:r>
    </w:p>
    <w:p w14:paraId="72FD5806" w14:textId="1C23DA24" w:rsidR="0041133F" w:rsidRDefault="0041133F" w:rsidP="0041133F">
      <w:pPr>
        <w:tabs>
          <w:tab w:val="left" w:pos="3630"/>
          <w:tab w:val="center" w:pos="4537"/>
        </w:tabs>
        <w:jc w:val="center"/>
        <w:rPr>
          <w:rFonts w:ascii="Times New Roman" w:hAnsi="Times New Roman" w:cs="Times New Roman"/>
          <w:sz w:val="28"/>
          <w:szCs w:val="28"/>
        </w:rPr>
      </w:pPr>
      <w:r>
        <w:rPr>
          <w:rFonts w:ascii="Times New Roman" w:hAnsi="Times New Roman" w:cs="Times New Roman"/>
          <w:sz w:val="28"/>
          <w:szCs w:val="28"/>
        </w:rPr>
        <w:t xml:space="preserve">Mã đề tài: </w:t>
      </w:r>
      <w:r w:rsidR="007F46F5" w:rsidRPr="007F46F5">
        <w:rPr>
          <w:rFonts w:ascii="Times New Roman" w:hAnsi="Times New Roman" w:cs="Times New Roman"/>
          <w:sz w:val="28"/>
          <w:szCs w:val="28"/>
        </w:rPr>
        <w:t>CNPM21-</w:t>
      </w:r>
      <w:ins w:id="2" w:author="Tran Dang" w:date="2024-12-22T19:41:00Z">
        <w:r w:rsidR="0069476B">
          <w:rPr>
            <w:rFonts w:ascii="Times New Roman" w:hAnsi="Times New Roman" w:cs="Times New Roman"/>
            <w:sz w:val="28"/>
            <w:szCs w:val="28"/>
          </w:rPr>
          <w:t xml:space="preserve"> </w:t>
        </w:r>
      </w:ins>
      <w:ins w:id="3" w:author="UyenMinh" w:date="2024-12-22T18:21:00Z">
        <w:del w:id="4" w:author="Tran Dang" w:date="2024-12-22T19:41:00Z">
          <w:r w:rsidR="00F53B33" w:rsidDel="0069476B">
            <w:rPr>
              <w:rFonts w:ascii="Times New Roman" w:hAnsi="Times New Roman" w:cs="Times New Roman"/>
              <w:sz w:val="28"/>
              <w:szCs w:val="28"/>
            </w:rPr>
            <w:delText xml:space="preserve"> </w:delText>
          </w:r>
        </w:del>
      </w:ins>
      <w:r w:rsidR="007F46F5" w:rsidRPr="007F46F5">
        <w:rPr>
          <w:rFonts w:ascii="Times New Roman" w:hAnsi="Times New Roman" w:cs="Times New Roman"/>
          <w:sz w:val="28"/>
          <w:szCs w:val="28"/>
        </w:rPr>
        <w:t>45</w:t>
      </w:r>
    </w:p>
    <w:p w14:paraId="7C26D3E4" w14:textId="77777777" w:rsidR="0041133F" w:rsidRDefault="0041133F" w:rsidP="0041133F">
      <w:pPr>
        <w:tabs>
          <w:tab w:val="left" w:pos="3630"/>
          <w:tab w:val="center" w:pos="4537"/>
        </w:tabs>
        <w:rPr>
          <w:rFonts w:ascii="Times New Roman" w:hAnsi="Times New Roman" w:cs="Times New Roman"/>
          <w:sz w:val="28"/>
          <w:szCs w:val="28"/>
        </w:rPr>
      </w:pPr>
    </w:p>
    <w:p w14:paraId="789BB973" w14:textId="54C82F8B" w:rsidR="0041133F" w:rsidRDefault="0041133F" w:rsidP="0041133F">
      <w:pPr>
        <w:tabs>
          <w:tab w:val="left" w:pos="3630"/>
          <w:tab w:val="center" w:pos="4537"/>
        </w:tabs>
        <w:jc w:val="center"/>
        <w:rPr>
          <w:rFonts w:ascii="Times New Roman" w:hAnsi="Times New Roman" w:cs="Times New Roman"/>
          <w:sz w:val="28"/>
          <w:szCs w:val="28"/>
        </w:rPr>
      </w:pPr>
    </w:p>
    <w:p w14:paraId="1ED4BEDD" w14:textId="62AAF62E" w:rsidR="003A2012" w:rsidRDefault="003A2012" w:rsidP="0041133F">
      <w:pPr>
        <w:tabs>
          <w:tab w:val="left" w:pos="3630"/>
          <w:tab w:val="center" w:pos="4537"/>
        </w:tabs>
        <w:jc w:val="center"/>
        <w:rPr>
          <w:rFonts w:ascii="Times New Roman" w:hAnsi="Times New Roman" w:cs="Times New Roman"/>
          <w:sz w:val="28"/>
          <w:szCs w:val="28"/>
        </w:rPr>
      </w:pPr>
    </w:p>
    <w:p w14:paraId="53B33101" w14:textId="77777777" w:rsidR="003A2012" w:rsidRDefault="003A2012" w:rsidP="0041133F">
      <w:pPr>
        <w:tabs>
          <w:tab w:val="left" w:pos="3630"/>
          <w:tab w:val="center" w:pos="4537"/>
        </w:tabs>
        <w:jc w:val="center"/>
        <w:rPr>
          <w:rFonts w:ascii="Times New Roman" w:hAnsi="Times New Roman" w:cs="Times New Roman"/>
          <w:sz w:val="28"/>
          <w:szCs w:val="28"/>
        </w:rPr>
      </w:pPr>
    </w:p>
    <w:p w14:paraId="09267913" w14:textId="67AB0F13" w:rsidR="0041133F" w:rsidRPr="003A2012" w:rsidRDefault="0041133F" w:rsidP="0041133F">
      <w:pPr>
        <w:tabs>
          <w:tab w:val="left" w:pos="3630"/>
          <w:tab w:val="center" w:pos="4537"/>
        </w:tabs>
        <w:jc w:val="center"/>
        <w:rPr>
          <w:rFonts w:ascii="Times New Roman" w:hAnsi="Times New Roman" w:cs="Times New Roman"/>
          <w:sz w:val="32"/>
          <w:szCs w:val="32"/>
        </w:rPr>
      </w:pPr>
      <w:r w:rsidRPr="003A2012">
        <w:rPr>
          <w:rFonts w:ascii="Times New Roman" w:hAnsi="Times New Roman" w:cs="Times New Roman"/>
          <w:sz w:val="32"/>
          <w:szCs w:val="32"/>
        </w:rPr>
        <w:t>NGÀNH</w:t>
      </w:r>
      <w:r w:rsidR="00F53B33">
        <w:rPr>
          <w:rFonts w:ascii="Times New Roman" w:hAnsi="Times New Roman" w:cs="Times New Roman"/>
          <w:sz w:val="32"/>
          <w:szCs w:val="32"/>
        </w:rPr>
        <w:t>:</w:t>
      </w:r>
      <w:r w:rsidRPr="003A2012">
        <w:rPr>
          <w:rFonts w:ascii="Times New Roman" w:hAnsi="Times New Roman" w:cs="Times New Roman"/>
          <w:sz w:val="32"/>
          <w:szCs w:val="32"/>
        </w:rPr>
        <w:t xml:space="preserve"> KHOA HỌC MÁY TÍNH</w:t>
      </w:r>
    </w:p>
    <w:p w14:paraId="23FF90F7" w14:textId="77777777" w:rsidR="0041133F" w:rsidRPr="003A2012" w:rsidRDefault="0041133F" w:rsidP="0041133F">
      <w:pPr>
        <w:tabs>
          <w:tab w:val="left" w:pos="3630"/>
          <w:tab w:val="center" w:pos="4537"/>
        </w:tabs>
        <w:jc w:val="center"/>
        <w:rPr>
          <w:rFonts w:ascii="Times New Roman" w:hAnsi="Times New Roman" w:cs="Times New Roman"/>
          <w:sz w:val="32"/>
          <w:szCs w:val="32"/>
        </w:rPr>
      </w:pPr>
      <w:r w:rsidRPr="003A2012">
        <w:rPr>
          <w:rFonts w:ascii="Times New Roman" w:hAnsi="Times New Roman" w:cs="Times New Roman"/>
          <w:sz w:val="32"/>
          <w:szCs w:val="32"/>
        </w:rPr>
        <w:t>LỚP: ĐHCNTT21B</w:t>
      </w:r>
    </w:p>
    <w:p w14:paraId="1E691D03" w14:textId="77777777" w:rsidR="0041133F" w:rsidRDefault="0041133F" w:rsidP="0041133F">
      <w:pPr>
        <w:tabs>
          <w:tab w:val="left" w:pos="3630"/>
          <w:tab w:val="center" w:pos="4537"/>
        </w:tabs>
        <w:jc w:val="center"/>
        <w:rPr>
          <w:rFonts w:ascii="Times New Roman" w:hAnsi="Times New Roman" w:cs="Times New Roman"/>
          <w:sz w:val="28"/>
          <w:szCs w:val="28"/>
        </w:rPr>
      </w:pPr>
    </w:p>
    <w:p w14:paraId="418AC84B" w14:textId="77777777" w:rsidR="0041133F" w:rsidRDefault="0041133F" w:rsidP="0041133F">
      <w:pPr>
        <w:tabs>
          <w:tab w:val="left" w:pos="3630"/>
          <w:tab w:val="center" w:pos="4537"/>
        </w:tabs>
        <w:rPr>
          <w:rFonts w:ascii="Times New Roman" w:hAnsi="Times New Roman" w:cs="Times New Roman"/>
          <w:sz w:val="28"/>
          <w:szCs w:val="28"/>
        </w:rPr>
      </w:pPr>
    </w:p>
    <w:p w14:paraId="0432B4AD" w14:textId="77777777" w:rsidR="0041133F" w:rsidRDefault="0041133F" w:rsidP="0041133F">
      <w:pPr>
        <w:tabs>
          <w:tab w:val="left" w:pos="3630"/>
          <w:tab w:val="center" w:pos="4537"/>
        </w:tabs>
        <w:rPr>
          <w:rFonts w:ascii="Times New Roman" w:hAnsi="Times New Roman" w:cs="Times New Roman"/>
          <w:sz w:val="28"/>
          <w:szCs w:val="28"/>
        </w:rPr>
      </w:pPr>
    </w:p>
    <w:p w14:paraId="2849F2A4" w14:textId="286E3088" w:rsidR="0041133F" w:rsidRDefault="0041133F" w:rsidP="0041133F">
      <w:pPr>
        <w:tabs>
          <w:tab w:val="left" w:pos="3630"/>
          <w:tab w:val="center" w:pos="4537"/>
        </w:tabs>
        <w:jc w:val="center"/>
        <w:rPr>
          <w:rFonts w:ascii="Times New Roman" w:hAnsi="Times New Roman" w:cs="Times New Roman"/>
          <w:sz w:val="28"/>
          <w:szCs w:val="28"/>
        </w:rPr>
      </w:pPr>
    </w:p>
    <w:p w14:paraId="2648A913" w14:textId="77777777" w:rsidR="00F53B33" w:rsidRPr="00F53B33" w:rsidRDefault="00F53B33" w:rsidP="0041133F">
      <w:pPr>
        <w:tabs>
          <w:tab w:val="left" w:pos="3630"/>
          <w:tab w:val="center" w:pos="4537"/>
        </w:tabs>
        <w:jc w:val="center"/>
        <w:rPr>
          <w:rFonts w:ascii="Times New Roman" w:hAnsi="Times New Roman" w:cs="Times New Roman"/>
          <w:sz w:val="4"/>
          <w:szCs w:val="28"/>
        </w:rPr>
      </w:pPr>
    </w:p>
    <w:p w14:paraId="37EE5459" w14:textId="4DB6106E" w:rsidR="0041133F" w:rsidRPr="003A2012" w:rsidRDefault="0041133F" w:rsidP="0041133F">
      <w:pPr>
        <w:tabs>
          <w:tab w:val="left" w:pos="3630"/>
          <w:tab w:val="center" w:pos="4537"/>
        </w:tabs>
        <w:jc w:val="center"/>
        <w:rPr>
          <w:rFonts w:ascii="Times New Roman" w:hAnsi="Times New Roman" w:cs="Times New Roman"/>
          <w:i/>
          <w:iCs/>
          <w:sz w:val="28"/>
          <w:szCs w:val="28"/>
        </w:rPr>
      </w:pPr>
      <w:r w:rsidRPr="003A2012">
        <w:rPr>
          <w:rFonts w:ascii="Times New Roman" w:hAnsi="Times New Roman" w:cs="Times New Roman"/>
          <w:i/>
          <w:iCs/>
          <w:sz w:val="28"/>
          <w:szCs w:val="28"/>
        </w:rPr>
        <w:t xml:space="preserve">Đồng </w:t>
      </w:r>
      <w:r w:rsidR="00F53B33">
        <w:rPr>
          <w:rFonts w:ascii="Times New Roman" w:hAnsi="Times New Roman" w:cs="Times New Roman"/>
          <w:i/>
          <w:iCs/>
          <w:sz w:val="28"/>
          <w:szCs w:val="28"/>
        </w:rPr>
        <w:t>T</w:t>
      </w:r>
      <w:r w:rsidRPr="003A2012">
        <w:rPr>
          <w:rFonts w:ascii="Times New Roman" w:hAnsi="Times New Roman" w:cs="Times New Roman"/>
          <w:i/>
          <w:iCs/>
          <w:sz w:val="28"/>
          <w:szCs w:val="28"/>
        </w:rPr>
        <w:t>háp, ngày  tháng  năm 2024</w:t>
      </w:r>
    </w:p>
    <w:p w14:paraId="5D0F395E" w14:textId="461C39A0" w:rsidR="0041133F" w:rsidRPr="007F46F9" w:rsidRDefault="003A2012" w:rsidP="007F46F9">
      <w:pPr>
        <w:spacing w:after="0"/>
        <w:jc w:val="center"/>
        <w:rPr>
          <w:rFonts w:ascii="Times New Roman" w:hAnsi="Times New Roman" w:cs="Times New Roman"/>
          <w:sz w:val="28"/>
          <w:szCs w:val="28"/>
        </w:rPr>
      </w:pPr>
      <w:commentRangeStart w:id="5"/>
      <w:commentRangeStart w:id="6"/>
      <w:r w:rsidRPr="003A2012">
        <w:rPr>
          <w:rFonts w:ascii="Times New Roman" w:hAnsi="Times New Roman" w:cs="Times New Roman"/>
          <w:sz w:val="28"/>
          <w:szCs w:val="28"/>
        </w:rPr>
        <w:lastRenderedPageBreak/>
        <w:drawing>
          <wp:anchor distT="0" distB="0" distL="114300" distR="114300" simplePos="0" relativeHeight="251668480" behindDoc="1" locked="0" layoutInCell="1" allowOverlap="1" wp14:anchorId="337D9747" wp14:editId="2371216E">
            <wp:simplePos x="0" y="0"/>
            <wp:positionH relativeFrom="margin">
              <wp:posOffset>-135255</wp:posOffset>
            </wp:positionH>
            <wp:positionV relativeFrom="margin">
              <wp:posOffset>-148590</wp:posOffset>
            </wp:positionV>
            <wp:extent cx="5897880" cy="9509760"/>
            <wp:effectExtent l="0" t="0" r="762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7880" cy="9509760"/>
                    </a:xfrm>
                    <a:prstGeom prst="rect">
                      <a:avLst/>
                    </a:prstGeom>
                    <a:noFill/>
                  </pic:spPr>
                </pic:pic>
              </a:graphicData>
            </a:graphic>
            <wp14:sizeRelH relativeFrom="page">
              <wp14:pctWidth>0</wp14:pctWidth>
            </wp14:sizeRelH>
            <wp14:sizeRelV relativeFrom="page">
              <wp14:pctHeight>0</wp14:pctHeight>
            </wp14:sizeRelV>
          </wp:anchor>
        </w:drawing>
      </w:r>
      <w:r w:rsidR="0041133F" w:rsidRPr="003A2012">
        <w:rPr>
          <w:rFonts w:ascii="Times New Roman" w:hAnsi="Times New Roman" w:cs="Times New Roman"/>
          <w:sz w:val="28"/>
          <w:szCs w:val="28"/>
        </w:rPr>
        <w:t>TRƯỜNG</w:t>
      </w:r>
      <w:commentRangeEnd w:id="5"/>
      <w:r w:rsidR="00F53B33" w:rsidRPr="007F46F9">
        <w:rPr>
          <w:rFonts w:ascii="Times New Roman" w:hAnsi="Times New Roman" w:cs="Times New Roman"/>
          <w:sz w:val="28"/>
          <w:szCs w:val="28"/>
        </w:rPr>
        <w:commentReference w:id="5"/>
      </w:r>
      <w:commentRangeEnd w:id="6"/>
      <w:r w:rsidR="00F53B33" w:rsidRPr="007F46F9">
        <w:rPr>
          <w:rFonts w:ascii="Times New Roman" w:hAnsi="Times New Roman" w:cs="Times New Roman"/>
          <w:sz w:val="28"/>
          <w:szCs w:val="28"/>
        </w:rPr>
        <w:commentReference w:id="6"/>
      </w:r>
      <w:r w:rsidR="0041133F" w:rsidRPr="003A2012">
        <w:rPr>
          <w:rFonts w:ascii="Times New Roman" w:hAnsi="Times New Roman" w:cs="Times New Roman"/>
          <w:sz w:val="28"/>
          <w:szCs w:val="28"/>
        </w:rPr>
        <w:t xml:space="preserve"> ĐẠI HỌC ĐỒNG THÁP</w:t>
      </w:r>
    </w:p>
    <w:p w14:paraId="2C18B061" w14:textId="33A506CA" w:rsidR="0041133F" w:rsidRDefault="0041133F" w:rsidP="007F46F9">
      <w:pPr>
        <w:spacing w:after="0"/>
        <w:jc w:val="center"/>
        <w:rPr>
          <w:rFonts w:ascii="Times New Roman" w:hAnsi="Times New Roman" w:cs="Times New Roman"/>
          <w:b/>
          <w:bCs/>
          <w:sz w:val="28"/>
          <w:szCs w:val="28"/>
        </w:rPr>
      </w:pPr>
      <w:r w:rsidRPr="007F46F9">
        <w:rPr>
          <w:rFonts w:ascii="Times New Roman" w:hAnsi="Times New Roman" w:cs="Times New Roman"/>
          <w:b/>
          <w:sz w:val="28"/>
          <w:szCs w:val="28"/>
        </w:rPr>
        <w:t>KHOA CÔNG NGHỆ</w:t>
      </w:r>
      <w:r w:rsidRPr="003A2012">
        <w:rPr>
          <w:rFonts w:ascii="Times New Roman" w:hAnsi="Times New Roman" w:cs="Times New Roman"/>
          <w:b/>
          <w:bCs/>
          <w:sz w:val="28"/>
          <w:szCs w:val="28"/>
        </w:rPr>
        <w:t xml:space="preserve"> VÀ KỸ THUẬT</w:t>
      </w:r>
    </w:p>
    <w:p w14:paraId="5D023D1C" w14:textId="2D0A5523" w:rsidR="007F46F9" w:rsidRPr="003A2012" w:rsidRDefault="007F46F9" w:rsidP="007F46F9">
      <w:pPr>
        <w:spacing w:after="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0528" behindDoc="0" locked="0" layoutInCell="1" allowOverlap="1" wp14:anchorId="0070EA1F" wp14:editId="1354CFA7">
                <wp:simplePos x="0" y="0"/>
                <wp:positionH relativeFrom="column">
                  <wp:posOffset>2175129</wp:posOffset>
                </wp:positionH>
                <wp:positionV relativeFrom="paragraph">
                  <wp:posOffset>67539</wp:posOffset>
                </wp:positionV>
                <wp:extent cx="1426464"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142646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83C45E" id="Straight Connector 3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71.25pt,5.3pt" to="283.5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" strokecolor="black [3200]" strokeweight="1pt">
                <v:stroke joinstyle="miter"/>
              </v:line>
            </w:pict>
          </mc:Fallback>
        </mc:AlternateContent>
      </w:r>
    </w:p>
    <w:p w14:paraId="4A333BED" w14:textId="7ACC66F7" w:rsidR="0041133F" w:rsidRDefault="0067301B" w:rsidP="0041133F">
      <w:pPr>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5408" behindDoc="1" locked="0" layoutInCell="1" allowOverlap="1" wp14:anchorId="788795BB" wp14:editId="0E971156">
                <wp:simplePos x="0" y="0"/>
                <wp:positionH relativeFrom="margin">
                  <wp:align>center</wp:align>
                </wp:positionH>
                <wp:positionV relativeFrom="paragraph">
                  <wp:posOffset>12065</wp:posOffset>
                </wp:positionV>
                <wp:extent cx="12096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FC3858A" id="Straight Connector 4" o:spid="_x0000_s1026" style="position:absolute;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95pt" to="95.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">
                <w10:wrap anchorx="margin"/>
              </v:line>
            </w:pict>
          </mc:Fallback>
        </mc:AlternateContent>
      </w:r>
      <w:r w:rsidR="0041133F">
        <w:rPr>
          <w:noProof/>
        </w:rPr>
        <w:drawing>
          <wp:anchor distT="0" distB="0" distL="0" distR="0" simplePos="0" relativeHeight="251661312" behindDoc="1" locked="0" layoutInCell="1" allowOverlap="1" wp14:anchorId="0474FF59" wp14:editId="1774BB0C">
            <wp:simplePos x="0" y="0"/>
            <wp:positionH relativeFrom="margin">
              <wp:align>center</wp:align>
            </wp:positionH>
            <wp:positionV relativeFrom="paragraph">
              <wp:posOffset>109220</wp:posOffset>
            </wp:positionV>
            <wp:extent cx="959476" cy="959476"/>
            <wp:effectExtent l="0" t="0" r="0" b="0"/>
            <wp:wrapNone/>
            <wp:docPr id="11823732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959476" cy="959476"/>
                    </a:xfrm>
                    <a:prstGeom prst="rect">
                      <a:avLst/>
                    </a:prstGeom>
                  </pic:spPr>
                </pic:pic>
              </a:graphicData>
            </a:graphic>
            <wp14:sizeRelH relativeFrom="margin">
              <wp14:pctWidth>0</wp14:pctWidth>
            </wp14:sizeRelH>
            <wp14:sizeRelV relativeFrom="margin">
              <wp14:pctHeight>0</wp14:pctHeight>
            </wp14:sizeRelV>
          </wp:anchor>
        </w:drawing>
      </w:r>
    </w:p>
    <w:p w14:paraId="2A8EBFE7" w14:textId="5E19CBB0" w:rsidR="0041133F" w:rsidRPr="00683562" w:rsidRDefault="0041133F" w:rsidP="0041133F">
      <w:pPr>
        <w:jc w:val="center"/>
        <w:rPr>
          <w:rFonts w:ascii="Times New Roman" w:hAnsi="Times New Roman" w:cs="Times New Roman"/>
          <w:b/>
          <w:bCs/>
          <w:sz w:val="26"/>
          <w:szCs w:val="26"/>
        </w:rPr>
      </w:pPr>
    </w:p>
    <w:p w14:paraId="4164BB5D" w14:textId="1BB49BDE" w:rsidR="0041133F" w:rsidRPr="005576F8" w:rsidRDefault="0041133F" w:rsidP="0041133F">
      <w:pPr>
        <w:rPr>
          <w:rFonts w:ascii="Times New Roman" w:hAnsi="Times New Roman" w:cs="Times New Roman"/>
          <w:sz w:val="26"/>
          <w:szCs w:val="26"/>
        </w:rPr>
      </w:pPr>
    </w:p>
    <w:p w14:paraId="5074AC56" w14:textId="3E87B028" w:rsidR="0041133F" w:rsidRPr="005576F8" w:rsidRDefault="0041133F" w:rsidP="0041133F">
      <w:pPr>
        <w:rPr>
          <w:rFonts w:ascii="Times New Roman" w:hAnsi="Times New Roman" w:cs="Times New Roman"/>
          <w:sz w:val="26"/>
          <w:szCs w:val="26"/>
        </w:rPr>
      </w:pPr>
    </w:p>
    <w:p w14:paraId="27043902" w14:textId="019B1510" w:rsidR="0041133F" w:rsidRDefault="0041133F" w:rsidP="0041133F">
      <w:pPr>
        <w:rPr>
          <w:rFonts w:ascii="Times New Roman" w:hAnsi="Times New Roman" w:cs="Times New Roman"/>
          <w:sz w:val="26"/>
          <w:szCs w:val="26"/>
        </w:rPr>
      </w:pPr>
    </w:p>
    <w:p w14:paraId="680BCC6E" w14:textId="77777777" w:rsidR="0041133F" w:rsidRDefault="0041133F" w:rsidP="0041133F">
      <w:pPr>
        <w:rPr>
          <w:rFonts w:ascii="Times New Roman" w:hAnsi="Times New Roman" w:cs="Times New Roman"/>
          <w:sz w:val="26"/>
          <w:szCs w:val="26"/>
        </w:rPr>
      </w:pPr>
    </w:p>
    <w:p w14:paraId="27AE7579" w14:textId="267A2A8A" w:rsidR="0041133F" w:rsidRPr="003A2012" w:rsidRDefault="0041133F" w:rsidP="0041133F">
      <w:pPr>
        <w:tabs>
          <w:tab w:val="left" w:pos="3630"/>
          <w:tab w:val="center" w:pos="4537"/>
        </w:tabs>
        <w:jc w:val="center"/>
        <w:rPr>
          <w:rFonts w:ascii="Times New Roman" w:hAnsi="Times New Roman" w:cs="Times New Roman"/>
          <w:sz w:val="32"/>
          <w:szCs w:val="32"/>
        </w:rPr>
      </w:pPr>
      <w:r w:rsidRPr="003A2012">
        <w:rPr>
          <w:rFonts w:ascii="Times New Roman" w:hAnsi="Times New Roman" w:cs="Times New Roman"/>
          <w:sz w:val="32"/>
          <w:szCs w:val="32"/>
        </w:rPr>
        <w:t>002141</w:t>
      </w:r>
      <w:r w:rsidR="00D55D37" w:rsidRPr="003A2012">
        <w:rPr>
          <w:rFonts w:ascii="Times New Roman" w:hAnsi="Times New Roman" w:cs="Times New Roman"/>
          <w:sz w:val="32"/>
          <w:szCs w:val="32"/>
        </w:rPr>
        <w:t>2154</w:t>
      </w:r>
      <w:r w:rsidRPr="003A2012">
        <w:rPr>
          <w:rFonts w:ascii="Times New Roman" w:hAnsi="Times New Roman" w:cs="Times New Roman"/>
          <w:sz w:val="32"/>
          <w:szCs w:val="32"/>
        </w:rPr>
        <w:t xml:space="preserve"> – </w:t>
      </w:r>
      <w:r w:rsidR="003A2012">
        <w:rPr>
          <w:rFonts w:ascii="Times New Roman" w:hAnsi="Times New Roman" w:cs="Times New Roman"/>
          <w:sz w:val="32"/>
          <w:szCs w:val="32"/>
        </w:rPr>
        <w:t>TRẦN DUY ĐĂNG</w:t>
      </w:r>
    </w:p>
    <w:p w14:paraId="6ADD70CE" w14:textId="77777777" w:rsidR="0041133F" w:rsidRDefault="0041133F" w:rsidP="0041133F">
      <w:pPr>
        <w:jc w:val="center"/>
        <w:rPr>
          <w:rFonts w:ascii="Times New Roman" w:hAnsi="Times New Roman" w:cs="Times New Roman"/>
          <w:sz w:val="26"/>
          <w:szCs w:val="26"/>
        </w:rPr>
      </w:pPr>
    </w:p>
    <w:p w14:paraId="4C3D8479" w14:textId="77777777" w:rsidR="0041133F" w:rsidRDefault="0041133F" w:rsidP="0041133F">
      <w:pPr>
        <w:jc w:val="center"/>
        <w:rPr>
          <w:rFonts w:ascii="Times New Roman" w:hAnsi="Times New Roman" w:cs="Times New Roman"/>
          <w:sz w:val="26"/>
          <w:szCs w:val="26"/>
        </w:rPr>
      </w:pPr>
    </w:p>
    <w:p w14:paraId="6F0FF6B0" w14:textId="77777777" w:rsidR="0041133F" w:rsidRPr="003A2012" w:rsidRDefault="0041133F" w:rsidP="0041133F">
      <w:pPr>
        <w:jc w:val="center"/>
        <w:rPr>
          <w:rFonts w:ascii="Times New Roman" w:hAnsi="Times New Roman" w:cs="Times New Roman"/>
          <w:b/>
          <w:bCs/>
          <w:sz w:val="32"/>
          <w:szCs w:val="32"/>
        </w:rPr>
      </w:pPr>
      <w:r w:rsidRPr="003A2012">
        <w:rPr>
          <w:rFonts w:ascii="Times New Roman" w:hAnsi="Times New Roman" w:cs="Times New Roman"/>
          <w:b/>
          <w:bCs/>
          <w:sz w:val="32"/>
          <w:szCs w:val="32"/>
        </w:rPr>
        <w:t>ĐỒ ÁN MÔN HỌC 2</w:t>
      </w:r>
    </w:p>
    <w:p w14:paraId="5277AAE2" w14:textId="77777777" w:rsidR="0041133F" w:rsidRDefault="0041133F" w:rsidP="0041133F">
      <w:pPr>
        <w:rPr>
          <w:rFonts w:ascii="Times New Roman" w:hAnsi="Times New Roman" w:cs="Times New Roman"/>
          <w:sz w:val="26"/>
          <w:szCs w:val="26"/>
        </w:rPr>
      </w:pPr>
    </w:p>
    <w:p w14:paraId="53E37E23" w14:textId="77777777" w:rsidR="0041133F" w:rsidRPr="0080316A" w:rsidRDefault="0041133F" w:rsidP="0041133F">
      <w:pPr>
        <w:tabs>
          <w:tab w:val="left" w:pos="3630"/>
          <w:tab w:val="center" w:pos="4537"/>
        </w:tabs>
        <w:jc w:val="center"/>
        <w:rPr>
          <w:rFonts w:ascii="Times New Roman" w:hAnsi="Times New Roman" w:cs="Times New Roman"/>
          <w:b/>
          <w:bCs/>
          <w:sz w:val="46"/>
          <w:szCs w:val="46"/>
        </w:rPr>
      </w:pPr>
      <w:r w:rsidRPr="0080316A">
        <w:rPr>
          <w:rFonts w:ascii="Times New Roman" w:hAnsi="Times New Roman" w:cs="Times New Roman"/>
          <w:b/>
          <w:bCs/>
          <w:sz w:val="46"/>
          <w:szCs w:val="46"/>
        </w:rPr>
        <w:t>XÂY DỰNG WEBSITE</w:t>
      </w:r>
    </w:p>
    <w:p w14:paraId="596ADCFB" w14:textId="35C40D45" w:rsidR="0041133F" w:rsidRPr="0080316A" w:rsidRDefault="0080316A" w:rsidP="0080316A">
      <w:pPr>
        <w:tabs>
          <w:tab w:val="left" w:pos="3630"/>
          <w:tab w:val="center" w:pos="4537"/>
        </w:tabs>
        <w:ind w:left="-90"/>
        <w:jc w:val="center"/>
        <w:rPr>
          <w:rFonts w:ascii="Times New Roman" w:hAnsi="Times New Roman" w:cs="Times New Roman"/>
          <w:b/>
          <w:bCs/>
          <w:sz w:val="46"/>
          <w:szCs w:val="46"/>
        </w:rPr>
      </w:pPr>
      <w:r w:rsidRPr="0080316A">
        <w:rPr>
          <w:rFonts w:ascii="Times New Roman" w:hAnsi="Times New Roman" w:cs="Times New Roman"/>
          <w:b/>
          <w:bCs/>
          <w:sz w:val="46"/>
          <w:szCs w:val="46"/>
        </w:rPr>
        <w:t>ÔN THI OLYMPIC TIN HỌC SINH VIÊN</w:t>
      </w:r>
    </w:p>
    <w:p w14:paraId="373770AA" w14:textId="4E4DA4C8" w:rsidR="0041133F" w:rsidRDefault="0041133F" w:rsidP="003A2012">
      <w:pPr>
        <w:tabs>
          <w:tab w:val="left" w:pos="3630"/>
          <w:tab w:val="center" w:pos="4537"/>
        </w:tabs>
        <w:jc w:val="center"/>
        <w:rPr>
          <w:rFonts w:ascii="Times New Roman" w:hAnsi="Times New Roman" w:cs="Times New Roman"/>
          <w:sz w:val="28"/>
          <w:szCs w:val="28"/>
        </w:rPr>
      </w:pPr>
      <w:r>
        <w:rPr>
          <w:rFonts w:ascii="Times New Roman" w:hAnsi="Times New Roman" w:cs="Times New Roman"/>
          <w:sz w:val="28"/>
          <w:szCs w:val="28"/>
        </w:rPr>
        <w:t xml:space="preserve">Mã đề tài: </w:t>
      </w:r>
      <w:r w:rsidR="007F46F5" w:rsidRPr="007F46F5">
        <w:rPr>
          <w:rFonts w:ascii="Times New Roman" w:hAnsi="Times New Roman" w:cs="Times New Roman"/>
          <w:sz w:val="28"/>
          <w:szCs w:val="28"/>
        </w:rPr>
        <w:t>CNPM21</w:t>
      </w:r>
      <w:r w:rsidR="007F46F9">
        <w:rPr>
          <w:rFonts w:ascii="Times New Roman" w:hAnsi="Times New Roman" w:cs="Times New Roman"/>
          <w:sz w:val="28"/>
          <w:szCs w:val="28"/>
        </w:rPr>
        <w:t xml:space="preserve"> </w:t>
      </w:r>
      <w:r w:rsidR="007F46F5" w:rsidRPr="007F46F5">
        <w:rPr>
          <w:rFonts w:ascii="Times New Roman" w:hAnsi="Times New Roman" w:cs="Times New Roman"/>
          <w:sz w:val="28"/>
          <w:szCs w:val="28"/>
        </w:rPr>
        <w:t>-</w:t>
      </w:r>
      <w:r w:rsidR="007F46F9">
        <w:rPr>
          <w:rFonts w:ascii="Times New Roman" w:hAnsi="Times New Roman" w:cs="Times New Roman"/>
          <w:sz w:val="28"/>
          <w:szCs w:val="28"/>
        </w:rPr>
        <w:t xml:space="preserve"> </w:t>
      </w:r>
      <w:r w:rsidR="007F46F5" w:rsidRPr="007F46F5">
        <w:rPr>
          <w:rFonts w:ascii="Times New Roman" w:hAnsi="Times New Roman" w:cs="Times New Roman"/>
          <w:sz w:val="28"/>
          <w:szCs w:val="28"/>
        </w:rPr>
        <w:t>45</w:t>
      </w:r>
    </w:p>
    <w:p w14:paraId="64E9F01D" w14:textId="77777777" w:rsidR="0041133F" w:rsidRDefault="0041133F" w:rsidP="0041133F">
      <w:pPr>
        <w:tabs>
          <w:tab w:val="left" w:pos="3630"/>
          <w:tab w:val="center" w:pos="4537"/>
        </w:tabs>
        <w:jc w:val="center"/>
        <w:rPr>
          <w:rFonts w:ascii="Times New Roman" w:hAnsi="Times New Roman" w:cs="Times New Roman"/>
          <w:sz w:val="28"/>
          <w:szCs w:val="28"/>
        </w:rPr>
      </w:pPr>
    </w:p>
    <w:p w14:paraId="7DAD77E0" w14:textId="77777777" w:rsidR="0041133F" w:rsidRDefault="0041133F" w:rsidP="0041133F">
      <w:pPr>
        <w:tabs>
          <w:tab w:val="left" w:pos="3630"/>
          <w:tab w:val="center" w:pos="4537"/>
        </w:tabs>
        <w:rPr>
          <w:rFonts w:ascii="Times New Roman" w:hAnsi="Times New Roman" w:cs="Times New Roman"/>
          <w:sz w:val="28"/>
          <w:szCs w:val="28"/>
        </w:rPr>
      </w:pPr>
    </w:p>
    <w:p w14:paraId="28FBD94F" w14:textId="77777777" w:rsidR="003A2012" w:rsidRDefault="003A2012" w:rsidP="0041133F">
      <w:pPr>
        <w:tabs>
          <w:tab w:val="left" w:pos="3630"/>
          <w:tab w:val="center" w:pos="4537"/>
        </w:tabs>
        <w:jc w:val="center"/>
        <w:rPr>
          <w:rFonts w:ascii="Times New Roman" w:hAnsi="Times New Roman" w:cs="Times New Roman"/>
          <w:sz w:val="32"/>
          <w:szCs w:val="32"/>
        </w:rPr>
      </w:pPr>
    </w:p>
    <w:p w14:paraId="02DCC96F" w14:textId="37BEACE7" w:rsidR="0041133F" w:rsidRPr="003A2012" w:rsidRDefault="0041133F" w:rsidP="0041133F">
      <w:pPr>
        <w:tabs>
          <w:tab w:val="left" w:pos="3630"/>
          <w:tab w:val="center" w:pos="4537"/>
        </w:tabs>
        <w:jc w:val="center"/>
        <w:rPr>
          <w:rFonts w:ascii="Times New Roman" w:hAnsi="Times New Roman" w:cs="Times New Roman"/>
          <w:sz w:val="32"/>
          <w:szCs w:val="32"/>
        </w:rPr>
      </w:pPr>
      <w:r w:rsidRPr="003A2012">
        <w:rPr>
          <w:rFonts w:ascii="Times New Roman" w:hAnsi="Times New Roman" w:cs="Times New Roman"/>
          <w:sz w:val="32"/>
          <w:szCs w:val="32"/>
        </w:rPr>
        <w:t>NGÀNH KHOA HỌC MÁY TÍNH</w:t>
      </w:r>
    </w:p>
    <w:p w14:paraId="6B2860F1" w14:textId="77777777" w:rsidR="0041133F" w:rsidRPr="003A2012" w:rsidRDefault="0041133F" w:rsidP="0041133F">
      <w:pPr>
        <w:tabs>
          <w:tab w:val="left" w:pos="3630"/>
          <w:tab w:val="center" w:pos="4537"/>
        </w:tabs>
        <w:jc w:val="center"/>
        <w:rPr>
          <w:rFonts w:ascii="Times New Roman" w:hAnsi="Times New Roman" w:cs="Times New Roman"/>
          <w:sz w:val="32"/>
          <w:szCs w:val="32"/>
        </w:rPr>
      </w:pPr>
      <w:r w:rsidRPr="003A2012">
        <w:rPr>
          <w:rFonts w:ascii="Times New Roman" w:hAnsi="Times New Roman" w:cs="Times New Roman"/>
          <w:sz w:val="32"/>
          <w:szCs w:val="32"/>
        </w:rPr>
        <w:t>LỚP: ĐHCNTT21B</w:t>
      </w:r>
    </w:p>
    <w:p w14:paraId="071BF18C" w14:textId="77777777" w:rsidR="0041133F" w:rsidRDefault="0041133F" w:rsidP="0041133F">
      <w:pPr>
        <w:tabs>
          <w:tab w:val="left" w:pos="3630"/>
          <w:tab w:val="center" w:pos="4537"/>
        </w:tabs>
        <w:jc w:val="center"/>
        <w:rPr>
          <w:rFonts w:ascii="Times New Roman" w:hAnsi="Times New Roman" w:cs="Times New Roman"/>
          <w:sz w:val="28"/>
          <w:szCs w:val="28"/>
        </w:rPr>
      </w:pPr>
    </w:p>
    <w:p w14:paraId="560E32F1" w14:textId="77777777" w:rsidR="0041133F" w:rsidRDefault="0041133F" w:rsidP="0041133F">
      <w:pPr>
        <w:tabs>
          <w:tab w:val="left" w:pos="3630"/>
          <w:tab w:val="center" w:pos="4537"/>
        </w:tabs>
        <w:jc w:val="center"/>
        <w:rPr>
          <w:rFonts w:ascii="Times New Roman" w:hAnsi="Times New Roman" w:cs="Times New Roman"/>
          <w:sz w:val="28"/>
          <w:szCs w:val="28"/>
        </w:rPr>
      </w:pPr>
    </w:p>
    <w:p w14:paraId="79C53265" w14:textId="31A6C00F" w:rsidR="0041133F" w:rsidRPr="003A2012" w:rsidRDefault="003A2012" w:rsidP="0041133F">
      <w:pPr>
        <w:tabs>
          <w:tab w:val="left" w:pos="3630"/>
          <w:tab w:val="center" w:pos="4537"/>
        </w:tabs>
        <w:jc w:val="center"/>
        <w:rPr>
          <w:rFonts w:ascii="Times New Roman" w:hAnsi="Times New Roman" w:cs="Times New Roman"/>
          <w:b/>
          <w:bCs/>
          <w:sz w:val="30"/>
          <w:szCs w:val="30"/>
        </w:rPr>
      </w:pPr>
      <w:r w:rsidRPr="003A2012">
        <w:rPr>
          <w:rFonts w:ascii="Times New Roman" w:hAnsi="Times New Roman" w:cs="Times New Roman"/>
          <w:b/>
          <w:bCs/>
          <w:sz w:val="30"/>
          <w:szCs w:val="30"/>
        </w:rPr>
        <w:t>Giảng viên hướng dẫn</w:t>
      </w:r>
      <w:r w:rsidR="0041133F" w:rsidRPr="003A2012">
        <w:rPr>
          <w:rFonts w:ascii="Times New Roman" w:hAnsi="Times New Roman" w:cs="Times New Roman"/>
          <w:b/>
          <w:bCs/>
          <w:sz w:val="30"/>
          <w:szCs w:val="30"/>
        </w:rPr>
        <w:t xml:space="preserve">: ThS. </w:t>
      </w:r>
      <w:r w:rsidR="00D55D37" w:rsidRPr="003A2012">
        <w:rPr>
          <w:rFonts w:ascii="Times New Roman" w:hAnsi="Times New Roman" w:cs="Times New Roman"/>
          <w:b/>
          <w:bCs/>
          <w:sz w:val="30"/>
          <w:szCs w:val="30"/>
        </w:rPr>
        <w:t>Huỳnh Lê Uyên Minh</w:t>
      </w:r>
    </w:p>
    <w:p w14:paraId="1D2B4DA5" w14:textId="77777777" w:rsidR="0041133F" w:rsidRDefault="0041133F" w:rsidP="0041133F">
      <w:pPr>
        <w:tabs>
          <w:tab w:val="left" w:pos="3630"/>
          <w:tab w:val="center" w:pos="4537"/>
        </w:tabs>
        <w:rPr>
          <w:rFonts w:ascii="Times New Roman" w:hAnsi="Times New Roman" w:cs="Times New Roman"/>
          <w:sz w:val="28"/>
          <w:szCs w:val="28"/>
        </w:rPr>
      </w:pPr>
    </w:p>
    <w:p w14:paraId="214E7DA6" w14:textId="77777777" w:rsidR="0041133F" w:rsidRPr="007F46F9" w:rsidRDefault="0041133F" w:rsidP="0041133F">
      <w:pPr>
        <w:tabs>
          <w:tab w:val="left" w:pos="3630"/>
          <w:tab w:val="center" w:pos="4537"/>
        </w:tabs>
        <w:jc w:val="center"/>
        <w:rPr>
          <w:rFonts w:ascii="Times New Roman" w:hAnsi="Times New Roman" w:cs="Times New Roman"/>
          <w:sz w:val="62"/>
          <w:szCs w:val="28"/>
        </w:rPr>
      </w:pPr>
    </w:p>
    <w:p w14:paraId="5B370073" w14:textId="6522CE92" w:rsidR="0041133F" w:rsidRPr="003A2012" w:rsidRDefault="0041133F" w:rsidP="0041133F">
      <w:pPr>
        <w:tabs>
          <w:tab w:val="left" w:pos="3630"/>
          <w:tab w:val="center" w:pos="4537"/>
        </w:tabs>
        <w:jc w:val="center"/>
        <w:rPr>
          <w:rFonts w:ascii="Times New Roman" w:hAnsi="Times New Roman" w:cs="Times New Roman"/>
          <w:i/>
          <w:iCs/>
          <w:sz w:val="26"/>
          <w:szCs w:val="26"/>
        </w:rPr>
      </w:pPr>
      <w:r w:rsidRPr="003A2012">
        <w:rPr>
          <w:rFonts w:ascii="Times New Roman" w:hAnsi="Times New Roman" w:cs="Times New Roman"/>
          <w:i/>
          <w:iCs/>
          <w:sz w:val="26"/>
          <w:szCs w:val="26"/>
        </w:rPr>
        <w:t>Đồng tháp, ngày  tháng  năm 2024</w:t>
      </w:r>
    </w:p>
    <w:p w14:paraId="0BB98167" w14:textId="197D3DC5" w:rsidR="003A2012" w:rsidDel="00F53B33" w:rsidRDefault="003A2012">
      <w:pPr>
        <w:rPr>
          <w:del w:id="7" w:author="UyenMinh" w:date="2024-12-22T18:26:00Z"/>
          <w:rFonts w:ascii="Times New Roman" w:hAnsi="Times New Roman" w:cs="Times New Roman"/>
          <w:b/>
          <w:bCs/>
          <w:sz w:val="28"/>
          <w:szCs w:val="28"/>
        </w:rPr>
      </w:pPr>
      <w:r>
        <w:rPr>
          <w:rFonts w:ascii="Times New Roman" w:hAnsi="Times New Roman" w:cs="Times New Roman"/>
          <w:b/>
          <w:bCs/>
          <w:sz w:val="28"/>
          <w:szCs w:val="28"/>
        </w:rPr>
        <w:br w:type="page"/>
      </w:r>
    </w:p>
    <w:p w14:paraId="68192FFD" w14:textId="42F9433D" w:rsidR="0041133F" w:rsidRDefault="0041133F" w:rsidP="00F53B33">
      <w:pPr>
        <w:jc w:val="center"/>
        <w:rPr>
          <w:ins w:id="8" w:author="UyenMinh" w:date="2024-12-22T18:27:00Z"/>
          <w:rFonts w:ascii="Times New Roman" w:hAnsi="Times New Roman" w:cs="Times New Roman"/>
          <w:b/>
          <w:bCs/>
          <w:sz w:val="28"/>
          <w:szCs w:val="28"/>
        </w:rPr>
      </w:pPr>
      <w:r>
        <w:rPr>
          <w:rFonts w:ascii="Times New Roman" w:hAnsi="Times New Roman" w:cs="Times New Roman"/>
          <w:b/>
          <w:bCs/>
          <w:sz w:val="28"/>
          <w:szCs w:val="28"/>
        </w:rPr>
        <w:t>LỜI CẢM ƠN</w:t>
      </w:r>
    </w:p>
    <w:p w14:paraId="6F955020" w14:textId="77777777" w:rsidR="00F53B33" w:rsidRDefault="00F53B33">
      <w:pPr>
        <w:jc w:val="center"/>
        <w:rPr>
          <w:rFonts w:ascii="Times New Roman" w:hAnsi="Times New Roman" w:cs="Times New Roman"/>
          <w:b/>
          <w:bCs/>
          <w:sz w:val="28"/>
          <w:szCs w:val="28"/>
        </w:rPr>
        <w:pPrChange w:id="9" w:author="UyenMinh" w:date="2024-12-22T18:26:00Z">
          <w:pPr>
            <w:spacing w:before="120" w:line="312" w:lineRule="auto"/>
            <w:jc w:val="center"/>
          </w:pPr>
        </w:pPrChange>
      </w:pPr>
    </w:p>
    <w:p w14:paraId="2B6F5443" w14:textId="77777777" w:rsidR="00CE2C01" w:rsidRPr="005611CE" w:rsidRDefault="00CE2C01" w:rsidP="00CE2C01">
      <w:pPr>
        <w:spacing w:before="120" w:after="120" w:line="312" w:lineRule="auto"/>
        <w:ind w:firstLine="567"/>
        <w:jc w:val="both"/>
        <w:rPr>
          <w:rFonts w:ascii="Times New Roman" w:hAnsi="Times New Roman" w:cs="Times New Roman"/>
          <w:i/>
          <w:iCs/>
          <w:sz w:val="26"/>
          <w:szCs w:val="26"/>
        </w:rPr>
      </w:pPr>
      <w:r>
        <w:rPr>
          <w:rFonts w:ascii="Times New Roman" w:hAnsi="Times New Roman" w:cs="Times New Roman"/>
          <w:b/>
          <w:bCs/>
          <w:sz w:val="28"/>
          <w:szCs w:val="28"/>
        </w:rPr>
        <w:tab/>
      </w:r>
      <w:r w:rsidRPr="005611CE">
        <w:rPr>
          <w:rFonts w:ascii="Times New Roman" w:hAnsi="Times New Roman" w:cs="Times New Roman"/>
          <w:i/>
          <w:iCs/>
          <w:sz w:val="26"/>
          <w:szCs w:val="26"/>
        </w:rPr>
        <w:t>Kính gửi cô Huỳnh Lê Uyên Minh,</w:t>
      </w:r>
    </w:p>
    <w:p w14:paraId="69005F56" w14:textId="28ACBB53" w:rsidR="00CE2C01" w:rsidRPr="005611CE" w:rsidRDefault="00CE2C01" w:rsidP="00CE2C01">
      <w:pPr>
        <w:spacing w:before="120" w:after="120" w:line="312" w:lineRule="auto"/>
        <w:ind w:firstLine="567"/>
        <w:jc w:val="both"/>
        <w:rPr>
          <w:rFonts w:ascii="Times New Roman" w:hAnsi="Times New Roman" w:cs="Times New Roman"/>
          <w:sz w:val="26"/>
          <w:szCs w:val="26"/>
        </w:rPr>
      </w:pPr>
      <w:r w:rsidRPr="005611CE">
        <w:rPr>
          <w:rFonts w:ascii="Times New Roman" w:hAnsi="Times New Roman" w:cs="Times New Roman"/>
          <w:sz w:val="26"/>
          <w:szCs w:val="26"/>
        </w:rPr>
        <w:t xml:space="preserve">Em xin gửi lời cảm ơn và lòng biết ơn chân thành đến cô với những hướng dẫn và sự hỗ trợ trân thành trong môn Đồ án môn học </w:t>
      </w:r>
      <w:r w:rsidR="009617D6">
        <w:rPr>
          <w:rFonts w:ascii="Times New Roman" w:hAnsi="Times New Roman" w:cs="Times New Roman"/>
          <w:sz w:val="26"/>
          <w:szCs w:val="26"/>
        </w:rPr>
        <w:t>2</w:t>
      </w:r>
      <w:r w:rsidRPr="005611CE">
        <w:rPr>
          <w:rFonts w:ascii="Times New Roman" w:hAnsi="Times New Roman" w:cs="Times New Roman"/>
          <w:sz w:val="26"/>
          <w:szCs w:val="26"/>
        </w:rPr>
        <w:t xml:space="preserve"> với đề tài </w:t>
      </w:r>
      <w:r w:rsidRPr="00F53B33">
        <w:rPr>
          <w:rFonts w:ascii="Times New Roman" w:hAnsi="Times New Roman" w:cs="Times New Roman"/>
          <w:i/>
          <w:sz w:val="26"/>
          <w:szCs w:val="26"/>
          <w:rPrChange w:id="10" w:author="UyenMinh" w:date="2024-12-22T18:27:00Z">
            <w:rPr>
              <w:rFonts w:ascii="Times New Roman" w:hAnsi="Times New Roman" w:cs="Times New Roman"/>
              <w:sz w:val="26"/>
              <w:szCs w:val="26"/>
            </w:rPr>
          </w:rPrChange>
        </w:rPr>
        <w:t>“</w:t>
      </w:r>
      <w:r w:rsidR="009617D6" w:rsidRPr="00F53B33">
        <w:rPr>
          <w:rFonts w:ascii="Times New Roman" w:hAnsi="Times New Roman" w:cs="Times New Roman"/>
          <w:i/>
          <w:sz w:val="26"/>
          <w:szCs w:val="26"/>
          <w:rPrChange w:id="11" w:author="UyenMinh" w:date="2024-12-22T18:27:00Z">
            <w:rPr>
              <w:rFonts w:ascii="Times New Roman" w:hAnsi="Times New Roman" w:cs="Times New Roman"/>
              <w:sz w:val="26"/>
              <w:szCs w:val="26"/>
            </w:rPr>
          </w:rPrChange>
        </w:rPr>
        <w:t xml:space="preserve">Xây dựng </w:t>
      </w:r>
      <w:r w:rsidR="001C7EEE" w:rsidRPr="00F53B33">
        <w:rPr>
          <w:rFonts w:ascii="Times New Roman" w:hAnsi="Times New Roman" w:cs="Times New Roman"/>
          <w:i/>
          <w:sz w:val="26"/>
          <w:szCs w:val="26"/>
          <w:rPrChange w:id="12" w:author="UyenMinh" w:date="2024-12-22T18:27:00Z">
            <w:rPr>
              <w:rFonts w:ascii="Times New Roman" w:hAnsi="Times New Roman" w:cs="Times New Roman"/>
              <w:sz w:val="26"/>
              <w:szCs w:val="26"/>
            </w:rPr>
          </w:rPrChange>
        </w:rPr>
        <w:t>website ôn thi Olympic Tin học sinh viên</w:t>
      </w:r>
      <w:r w:rsidRPr="005611CE">
        <w:rPr>
          <w:rFonts w:ascii="Times New Roman" w:hAnsi="Times New Roman" w:cs="Times New Roman"/>
          <w:sz w:val="26"/>
          <w:szCs w:val="26"/>
        </w:rPr>
        <w:t>” của em. Đây là một lời tri ân chân thành và biểu hiện lòng biết ơn sâu sắc của em về sự chỉ dẫn và hướng dẫn mà cô đã dành cho em.</w:t>
      </w:r>
    </w:p>
    <w:p w14:paraId="4E564DA5" w14:textId="3C5CF94A" w:rsidR="00CE2C01" w:rsidRPr="005611CE" w:rsidRDefault="00CE2C01" w:rsidP="00CE2C01">
      <w:pPr>
        <w:tabs>
          <w:tab w:val="left" w:pos="709"/>
        </w:tabs>
        <w:spacing w:before="120" w:after="120" w:line="312" w:lineRule="auto"/>
        <w:jc w:val="both"/>
        <w:rPr>
          <w:rFonts w:ascii="Times New Roman" w:hAnsi="Times New Roman" w:cs="Times New Roman"/>
          <w:sz w:val="26"/>
          <w:szCs w:val="26"/>
        </w:rPr>
      </w:pPr>
      <w:r w:rsidRPr="005611CE">
        <w:rPr>
          <w:rFonts w:ascii="Times New Roman" w:hAnsi="Times New Roman" w:cs="Times New Roman"/>
          <w:sz w:val="26"/>
          <w:szCs w:val="26"/>
        </w:rPr>
        <w:tab/>
        <w:t xml:space="preserve">Trong suốt quá trình làm việc với cô, em đã học được rất nhiều từ kiến thức chuyên môn đến kỹ năng thực tế. Sự am hiểu sâu sắc của cô về lĩnh vực này đã giúp </w:t>
      </w:r>
      <w:del w:id="13" w:author="UyenMinh" w:date="2024-12-22T18:27:00Z">
        <w:r w:rsidRPr="005611CE" w:rsidDel="00F53B33">
          <w:rPr>
            <w:rFonts w:ascii="Times New Roman" w:hAnsi="Times New Roman" w:cs="Times New Roman"/>
            <w:sz w:val="26"/>
            <w:szCs w:val="26"/>
          </w:rPr>
          <w:delText>tôi</w:delText>
        </w:r>
      </w:del>
      <w:ins w:id="14" w:author="UyenMinh" w:date="2024-12-22T18:27:00Z">
        <w:r w:rsidR="00F53B33">
          <w:rPr>
            <w:rFonts w:ascii="Times New Roman" w:hAnsi="Times New Roman" w:cs="Times New Roman"/>
            <w:sz w:val="26"/>
            <w:szCs w:val="26"/>
          </w:rPr>
          <w:t>em</w:t>
        </w:r>
      </w:ins>
      <w:r w:rsidRPr="005611CE">
        <w:rPr>
          <w:rFonts w:ascii="Times New Roman" w:hAnsi="Times New Roman" w:cs="Times New Roman"/>
          <w:sz w:val="26"/>
          <w:szCs w:val="26"/>
        </w:rPr>
        <w:t xml:space="preserve"> hiểu rõ hơn về yêu cầu và phạm vi của đề tài, cung cấp cho em cái nhìn toàn diện và các khía cạnh quan trọng cần được xem xét.</w:t>
      </w:r>
    </w:p>
    <w:p w14:paraId="5FED7FE4" w14:textId="3D0231DD" w:rsidR="00CE2C01" w:rsidRPr="005611CE" w:rsidRDefault="00CE2C01" w:rsidP="00CE2C01">
      <w:pPr>
        <w:tabs>
          <w:tab w:val="left" w:pos="851"/>
        </w:tabs>
        <w:spacing w:before="120" w:after="120" w:line="312" w:lineRule="auto"/>
        <w:jc w:val="both"/>
        <w:rPr>
          <w:rFonts w:ascii="Times New Roman" w:hAnsi="Times New Roman" w:cs="Times New Roman"/>
          <w:sz w:val="26"/>
          <w:szCs w:val="26"/>
        </w:rPr>
      </w:pPr>
      <w:r w:rsidRPr="005611CE">
        <w:rPr>
          <w:rFonts w:ascii="Times New Roman" w:hAnsi="Times New Roman" w:cs="Times New Roman"/>
          <w:sz w:val="26"/>
          <w:szCs w:val="26"/>
        </w:rPr>
        <w:tab/>
        <w:t xml:space="preserve">Không chỉ là một người hướng dẫn, cô còn là người </w:t>
      </w:r>
      <w:r w:rsidR="00ED0E86">
        <w:rPr>
          <w:rFonts w:ascii="Times New Roman" w:hAnsi="Times New Roman" w:cs="Times New Roman"/>
          <w:sz w:val="26"/>
          <w:szCs w:val="26"/>
        </w:rPr>
        <w:t>cô</w:t>
      </w:r>
      <w:r w:rsidRPr="005611CE">
        <w:rPr>
          <w:rFonts w:ascii="Times New Roman" w:hAnsi="Times New Roman" w:cs="Times New Roman"/>
          <w:sz w:val="26"/>
          <w:szCs w:val="26"/>
        </w:rPr>
        <w:t xml:space="preserve"> và nguồn cảm hứng lớn đối với em. Sự tận tâm và sự chia sẻ kiến thức từ cô đã truyền cảm hứng cho em để không ngừng nỗ lực và vượt qua khó khăn trong quá trình nghiên cứu.</w:t>
      </w:r>
    </w:p>
    <w:p w14:paraId="35503C93" w14:textId="77777777" w:rsidR="00CE2C01" w:rsidRPr="005611CE" w:rsidRDefault="00CE2C01" w:rsidP="00CE2C01">
      <w:pPr>
        <w:tabs>
          <w:tab w:val="left" w:pos="851"/>
        </w:tabs>
        <w:spacing w:before="120" w:after="120" w:line="312" w:lineRule="auto"/>
        <w:jc w:val="both"/>
        <w:rPr>
          <w:rFonts w:ascii="Times New Roman" w:hAnsi="Times New Roman" w:cs="Times New Roman"/>
          <w:sz w:val="26"/>
          <w:szCs w:val="26"/>
        </w:rPr>
      </w:pPr>
      <w:r w:rsidRPr="005611CE">
        <w:rPr>
          <w:rFonts w:ascii="Times New Roman" w:hAnsi="Times New Roman" w:cs="Times New Roman"/>
          <w:sz w:val="26"/>
          <w:szCs w:val="26"/>
        </w:rPr>
        <w:tab/>
        <w:t xml:space="preserve">Em cũng muốn bày tỏ sự biết ơn đối với cô vì thời gian và cống hiến mà </w:t>
      </w:r>
      <w:r>
        <w:rPr>
          <w:rFonts w:ascii="Times New Roman" w:hAnsi="Times New Roman" w:cs="Times New Roman"/>
          <w:sz w:val="26"/>
          <w:szCs w:val="26"/>
        </w:rPr>
        <w:t>cô</w:t>
      </w:r>
      <w:r w:rsidRPr="005611CE">
        <w:rPr>
          <w:rFonts w:ascii="Times New Roman" w:hAnsi="Times New Roman" w:cs="Times New Roman"/>
          <w:sz w:val="26"/>
          <w:szCs w:val="26"/>
        </w:rPr>
        <w:t xml:space="preserve"> đã dành cho em. Sự tận tâm và sự hỗ trợ không ngừng nghỉ từ cô đã giúp em vượt qua những thách thức và hoàn thành đề tài thành công.</w:t>
      </w:r>
    </w:p>
    <w:p w14:paraId="623098B6" w14:textId="77777777" w:rsidR="00CE2C01" w:rsidRPr="005611CE" w:rsidRDefault="00CE2C01" w:rsidP="00CE2C01">
      <w:pPr>
        <w:tabs>
          <w:tab w:val="left" w:pos="851"/>
        </w:tabs>
        <w:spacing w:before="120" w:after="120" w:line="312" w:lineRule="auto"/>
        <w:jc w:val="both"/>
        <w:rPr>
          <w:rFonts w:ascii="Times New Roman" w:hAnsi="Times New Roman" w:cs="Times New Roman"/>
          <w:sz w:val="26"/>
          <w:szCs w:val="26"/>
        </w:rPr>
      </w:pPr>
      <w:r w:rsidRPr="005611CE">
        <w:rPr>
          <w:rFonts w:ascii="Times New Roman" w:hAnsi="Times New Roman" w:cs="Times New Roman"/>
          <w:sz w:val="26"/>
          <w:szCs w:val="26"/>
        </w:rPr>
        <w:tab/>
        <w:t>Hơn cả những gì em có thể diễn đạt, em hy vọng rằng cô hiểu rằng sự hướng dẫn của cô đã có tác động sâu sắc đến sự phát triển cá nhân và sự thành công của em. Em tự hào và biết ơn vì đã có cô là người thầy của mình.</w:t>
      </w:r>
    </w:p>
    <w:p w14:paraId="7D5F58A1" w14:textId="77777777" w:rsidR="00CE2C01" w:rsidRPr="005611CE" w:rsidRDefault="00CE2C01" w:rsidP="00CE2C01">
      <w:pPr>
        <w:tabs>
          <w:tab w:val="left" w:pos="851"/>
        </w:tabs>
        <w:spacing w:before="120" w:after="120" w:line="312" w:lineRule="auto"/>
        <w:jc w:val="both"/>
        <w:rPr>
          <w:rFonts w:ascii="Times New Roman" w:hAnsi="Times New Roman" w:cs="Times New Roman"/>
          <w:sz w:val="26"/>
          <w:szCs w:val="26"/>
        </w:rPr>
      </w:pPr>
      <w:r w:rsidRPr="005611CE">
        <w:rPr>
          <w:rFonts w:ascii="Times New Roman" w:hAnsi="Times New Roman" w:cs="Times New Roman"/>
          <w:sz w:val="26"/>
          <w:szCs w:val="26"/>
        </w:rPr>
        <w:tab/>
        <w:t>Một lần nữa, xin chân thành cảm ơn cô vì sự tận tâm, kiên nhẫn và hỗ trợ trong suốt quá trình thực hiện đề tài của em. Em sẽ luôn trân trọng những kiến thức và kinh nghiệm mà cô đã truyền đạt, và em hứa sẽ áp dụng chúng vào công việc và sự nghiệp của mình trong tương lai.</w:t>
      </w:r>
    </w:p>
    <w:p w14:paraId="4DD80283" w14:textId="77777777" w:rsidR="00CE2C01" w:rsidRPr="005611CE" w:rsidRDefault="00CE2C01" w:rsidP="00CE2C01">
      <w:pPr>
        <w:tabs>
          <w:tab w:val="left" w:pos="3780"/>
        </w:tabs>
        <w:spacing w:before="120" w:after="120" w:line="312" w:lineRule="auto"/>
        <w:ind w:left="851"/>
        <w:jc w:val="both"/>
        <w:rPr>
          <w:rFonts w:ascii="Times New Roman" w:hAnsi="Times New Roman" w:cs="Times New Roman"/>
          <w:sz w:val="26"/>
          <w:szCs w:val="26"/>
        </w:rPr>
      </w:pPr>
    </w:p>
    <w:p w14:paraId="72E53653" w14:textId="4FD6814F" w:rsidR="00CE2C01" w:rsidRPr="005611CE" w:rsidRDefault="00F53B33">
      <w:pPr>
        <w:tabs>
          <w:tab w:val="left" w:pos="3780"/>
          <w:tab w:val="center" w:pos="7371"/>
        </w:tabs>
        <w:spacing w:before="120" w:after="120" w:line="312" w:lineRule="auto"/>
        <w:ind w:left="851"/>
        <w:jc w:val="both"/>
        <w:rPr>
          <w:rFonts w:ascii="Times New Roman" w:hAnsi="Times New Roman" w:cs="Times New Roman"/>
          <w:i/>
          <w:iCs/>
          <w:sz w:val="26"/>
          <w:szCs w:val="26"/>
        </w:rPr>
        <w:pPrChange w:id="15" w:author="UyenMinh" w:date="2024-12-22T18:28:00Z">
          <w:pPr>
            <w:tabs>
              <w:tab w:val="left" w:pos="3780"/>
            </w:tabs>
            <w:spacing w:before="120" w:after="120" w:line="312" w:lineRule="auto"/>
            <w:ind w:left="851"/>
            <w:jc w:val="both"/>
          </w:pPr>
        </w:pPrChange>
      </w:pPr>
      <w:ins w:id="16" w:author="UyenMinh" w:date="2024-12-22T18:28:00Z">
        <w:r>
          <w:rPr>
            <w:rFonts w:ascii="Times New Roman" w:hAnsi="Times New Roman" w:cs="Times New Roman"/>
            <w:i/>
            <w:iCs/>
            <w:sz w:val="26"/>
            <w:szCs w:val="26"/>
          </w:rPr>
          <w:tab/>
        </w:r>
        <w:r>
          <w:rPr>
            <w:rFonts w:ascii="Times New Roman" w:hAnsi="Times New Roman" w:cs="Times New Roman"/>
            <w:i/>
            <w:iCs/>
            <w:sz w:val="26"/>
            <w:szCs w:val="26"/>
          </w:rPr>
          <w:tab/>
        </w:r>
      </w:ins>
      <w:r w:rsidR="00CE2C01" w:rsidRPr="005611CE">
        <w:rPr>
          <w:rFonts w:ascii="Times New Roman" w:hAnsi="Times New Roman" w:cs="Times New Roman"/>
          <w:i/>
          <w:iCs/>
          <w:sz w:val="26"/>
          <w:szCs w:val="26"/>
        </w:rPr>
        <w:t xml:space="preserve">Đồng Tháp, ngày    tháng </w:t>
      </w:r>
      <w:r w:rsidR="009617D6">
        <w:rPr>
          <w:rFonts w:ascii="Times New Roman" w:hAnsi="Times New Roman" w:cs="Times New Roman"/>
          <w:i/>
          <w:iCs/>
          <w:sz w:val="26"/>
          <w:szCs w:val="26"/>
        </w:rPr>
        <w:t>12</w:t>
      </w:r>
      <w:r w:rsidR="00CE2C01" w:rsidRPr="005611CE">
        <w:rPr>
          <w:rFonts w:ascii="Times New Roman" w:hAnsi="Times New Roman" w:cs="Times New Roman"/>
          <w:i/>
          <w:iCs/>
          <w:sz w:val="26"/>
          <w:szCs w:val="26"/>
        </w:rPr>
        <w:t xml:space="preserve"> </w:t>
      </w:r>
      <w:del w:id="17" w:author="UyenMinh" w:date="2024-12-22T18:28:00Z">
        <w:r w:rsidR="00CE2C01" w:rsidRPr="005611CE" w:rsidDel="00F53B33">
          <w:rPr>
            <w:rFonts w:ascii="Times New Roman" w:hAnsi="Times New Roman" w:cs="Times New Roman"/>
            <w:i/>
            <w:iCs/>
            <w:sz w:val="26"/>
            <w:szCs w:val="26"/>
          </w:rPr>
          <w:delText xml:space="preserve">  </w:delText>
        </w:r>
      </w:del>
      <w:r w:rsidR="00CE2C01" w:rsidRPr="005611CE">
        <w:rPr>
          <w:rFonts w:ascii="Times New Roman" w:hAnsi="Times New Roman" w:cs="Times New Roman"/>
          <w:i/>
          <w:iCs/>
          <w:sz w:val="26"/>
          <w:szCs w:val="26"/>
        </w:rPr>
        <w:t>năm</w:t>
      </w:r>
      <w:r w:rsidR="00CE2C01">
        <w:rPr>
          <w:rFonts w:ascii="Times New Roman" w:hAnsi="Times New Roman" w:cs="Times New Roman"/>
          <w:i/>
          <w:iCs/>
          <w:sz w:val="26"/>
          <w:szCs w:val="26"/>
        </w:rPr>
        <w:t xml:space="preserve"> 2024</w:t>
      </w:r>
    </w:p>
    <w:p w14:paraId="5E620D14" w14:textId="7AC93DFB" w:rsidR="00CE2C01" w:rsidRDefault="00CE2C01" w:rsidP="00CE2C01">
      <w:pPr>
        <w:tabs>
          <w:tab w:val="left" w:pos="3780"/>
        </w:tabs>
        <w:spacing w:before="120" w:after="120" w:line="312" w:lineRule="auto"/>
        <w:ind w:left="5387"/>
        <w:jc w:val="center"/>
        <w:rPr>
          <w:rFonts w:ascii="Times New Roman" w:hAnsi="Times New Roman" w:cs="Times New Roman"/>
          <w:b/>
          <w:bCs/>
          <w:sz w:val="26"/>
          <w:szCs w:val="26"/>
        </w:rPr>
      </w:pPr>
      <w:r w:rsidRPr="005611CE">
        <w:rPr>
          <w:rFonts w:ascii="Times New Roman" w:hAnsi="Times New Roman" w:cs="Times New Roman"/>
          <w:b/>
          <w:bCs/>
          <w:sz w:val="26"/>
          <w:szCs w:val="26"/>
        </w:rPr>
        <w:t>Người thực hiện</w:t>
      </w:r>
    </w:p>
    <w:p w14:paraId="155BB11C" w14:textId="77777777" w:rsidR="00D37544" w:rsidRPr="005611CE" w:rsidRDefault="00D37544" w:rsidP="00CE2C01">
      <w:pPr>
        <w:tabs>
          <w:tab w:val="left" w:pos="3780"/>
        </w:tabs>
        <w:spacing w:before="120" w:after="120" w:line="312" w:lineRule="auto"/>
        <w:ind w:left="5387"/>
        <w:jc w:val="center"/>
        <w:rPr>
          <w:rFonts w:ascii="Times New Roman" w:hAnsi="Times New Roman" w:cs="Times New Roman"/>
          <w:b/>
          <w:bCs/>
          <w:sz w:val="26"/>
          <w:szCs w:val="26"/>
        </w:rPr>
      </w:pPr>
    </w:p>
    <w:p w14:paraId="56BAED91" w14:textId="77777777" w:rsidR="003A2012" w:rsidRDefault="003A2012" w:rsidP="00CE2C01">
      <w:pPr>
        <w:tabs>
          <w:tab w:val="left" w:pos="3780"/>
        </w:tabs>
        <w:spacing w:before="120" w:after="120" w:line="312" w:lineRule="auto"/>
        <w:ind w:left="5387"/>
        <w:jc w:val="center"/>
        <w:rPr>
          <w:rFonts w:ascii="Times New Roman" w:hAnsi="Times New Roman" w:cs="Times New Roman"/>
          <w:sz w:val="26"/>
          <w:szCs w:val="26"/>
        </w:rPr>
      </w:pPr>
    </w:p>
    <w:p w14:paraId="729CAD13" w14:textId="43DB7F99" w:rsidR="00CE2C01" w:rsidRPr="005611CE" w:rsidRDefault="009617D6" w:rsidP="00CE2C01">
      <w:pPr>
        <w:tabs>
          <w:tab w:val="left" w:pos="3780"/>
        </w:tabs>
        <w:spacing w:before="120" w:after="120" w:line="312" w:lineRule="auto"/>
        <w:ind w:left="5387"/>
        <w:jc w:val="center"/>
        <w:rPr>
          <w:rFonts w:ascii="Times New Roman" w:hAnsi="Times New Roman" w:cs="Times New Roman"/>
          <w:sz w:val="26"/>
          <w:szCs w:val="26"/>
        </w:rPr>
      </w:pPr>
      <w:r>
        <w:rPr>
          <w:rFonts w:ascii="Times New Roman" w:hAnsi="Times New Roman" w:cs="Times New Roman"/>
          <w:sz w:val="26"/>
          <w:szCs w:val="26"/>
        </w:rPr>
        <w:t>Trần Duy Đăng</w:t>
      </w:r>
    </w:p>
    <w:p w14:paraId="4F4B73CD" w14:textId="54B2FDF2" w:rsidR="00163A3C" w:rsidRDefault="00163A3C">
      <w:r>
        <w:br w:type="page"/>
      </w:r>
    </w:p>
    <w:p w14:paraId="71C5101E" w14:textId="4E075169" w:rsidR="007B0722" w:rsidRDefault="00463BDA" w:rsidP="00CF1D8E">
      <w:pPr>
        <w:spacing w:after="120" w:line="312" w:lineRule="auto"/>
        <w:jc w:val="center"/>
        <w:rPr>
          <w:rFonts w:ascii="Times New Roman" w:hAnsi="Times New Roman" w:cs="Times New Roman"/>
          <w:b/>
          <w:bCs/>
          <w:sz w:val="28"/>
          <w:szCs w:val="28"/>
        </w:rPr>
      </w:pPr>
      <w:r w:rsidRPr="00463BDA">
        <w:rPr>
          <w:rFonts w:ascii="Times New Roman" w:hAnsi="Times New Roman" w:cs="Times New Roman"/>
          <w:b/>
          <w:bCs/>
          <w:sz w:val="28"/>
          <w:szCs w:val="28"/>
        </w:rPr>
        <w:lastRenderedPageBreak/>
        <w:t>LỜI DẪN</w:t>
      </w:r>
    </w:p>
    <w:p w14:paraId="1C244D0A" w14:textId="77777777" w:rsidR="00F53B33" w:rsidRDefault="00F53B33" w:rsidP="00CF1D8E">
      <w:pPr>
        <w:spacing w:after="120" w:line="312" w:lineRule="auto"/>
        <w:ind w:firstLine="720"/>
        <w:jc w:val="both"/>
        <w:rPr>
          <w:ins w:id="18" w:author="UyenMinh" w:date="2024-12-22T18:28:00Z"/>
          <w:rFonts w:ascii="Times New Roman" w:hAnsi="Times New Roman" w:cs="Times New Roman"/>
          <w:sz w:val="26"/>
          <w:szCs w:val="26"/>
        </w:rPr>
      </w:pPr>
    </w:p>
    <w:p w14:paraId="60465900" w14:textId="118AFD4E" w:rsidR="00CF1D8E" w:rsidRPr="00CF1D8E" w:rsidRDefault="00CF1D8E" w:rsidP="00CF1D8E">
      <w:pPr>
        <w:spacing w:after="120" w:line="312" w:lineRule="auto"/>
        <w:ind w:firstLine="720"/>
        <w:jc w:val="both"/>
        <w:rPr>
          <w:rFonts w:ascii="Times New Roman" w:hAnsi="Times New Roman" w:cs="Times New Roman"/>
          <w:sz w:val="26"/>
          <w:szCs w:val="26"/>
        </w:rPr>
      </w:pPr>
      <w:r w:rsidRPr="00CF1D8E">
        <w:rPr>
          <w:rFonts w:ascii="Times New Roman" w:hAnsi="Times New Roman" w:cs="Times New Roman"/>
          <w:sz w:val="26"/>
          <w:szCs w:val="26"/>
        </w:rPr>
        <w:t>Ngày nay, cùng với sự phát triển không ngừng của công nghệ thông tin, các kỳ thi Olympic Tin học đã trở thành sân chơi trí tuệ hấp dẫn, thu hút đông đảo sinh viên từ khắp nơi tham gia. Đây không chỉ là cơ hội để các bạn trẻ thể hiện tài năng, mà còn là nơi giúp họ rèn luyện tư duy lập trình, giải quyết vấn đề và tiếp cận những thách thức mới trong lĩnh vực công nghệ.</w:t>
      </w:r>
    </w:p>
    <w:p w14:paraId="487417F2" w14:textId="71F97AF6" w:rsidR="00CF1D8E" w:rsidRPr="00CF1D8E" w:rsidRDefault="00CF1D8E" w:rsidP="00CF1D8E">
      <w:pPr>
        <w:spacing w:after="120" w:line="312" w:lineRule="auto"/>
        <w:ind w:firstLine="720"/>
        <w:jc w:val="both"/>
        <w:rPr>
          <w:rFonts w:ascii="Times New Roman" w:hAnsi="Times New Roman" w:cs="Times New Roman"/>
          <w:sz w:val="26"/>
          <w:szCs w:val="26"/>
        </w:rPr>
      </w:pPr>
      <w:r w:rsidRPr="00CF1D8E">
        <w:rPr>
          <w:rFonts w:ascii="Times New Roman" w:hAnsi="Times New Roman" w:cs="Times New Roman"/>
          <w:sz w:val="26"/>
          <w:szCs w:val="26"/>
        </w:rPr>
        <w:t>Tuy nhiên, việc tìm kiếm tài liệu, bài tập phù hợp để ôn luyện cho kỳ thi này lại không hề dễ dàng. Nhiều sinh viên gặp khó khăn trong việc định hướng học tập, thiếu môi trường để thực hành và trao đổi với bạn bè cùng chí hướng.</w:t>
      </w:r>
    </w:p>
    <w:p w14:paraId="06E09C41" w14:textId="37AC38D9" w:rsidR="00CF1D8E" w:rsidRPr="00CF1D8E" w:rsidRDefault="00CF1D8E" w:rsidP="00CF1D8E">
      <w:pPr>
        <w:spacing w:after="120" w:line="312" w:lineRule="auto"/>
        <w:ind w:firstLine="720"/>
        <w:jc w:val="both"/>
        <w:rPr>
          <w:rFonts w:ascii="Times New Roman" w:hAnsi="Times New Roman" w:cs="Times New Roman"/>
          <w:sz w:val="26"/>
          <w:szCs w:val="26"/>
        </w:rPr>
      </w:pPr>
      <w:r w:rsidRPr="00CF1D8E">
        <w:rPr>
          <w:rFonts w:ascii="Times New Roman" w:hAnsi="Times New Roman" w:cs="Times New Roman"/>
          <w:sz w:val="26"/>
          <w:szCs w:val="26"/>
        </w:rPr>
        <w:t xml:space="preserve">Xuất phát từ nhu cầu thực tế, đề tài </w:t>
      </w:r>
      <w:r w:rsidRPr="00F53B33">
        <w:rPr>
          <w:rFonts w:ascii="Times New Roman" w:hAnsi="Times New Roman" w:cs="Times New Roman"/>
          <w:i/>
          <w:sz w:val="26"/>
          <w:szCs w:val="26"/>
          <w:rPrChange w:id="19" w:author="UyenMinh" w:date="2024-12-22T18:29:00Z">
            <w:rPr>
              <w:rFonts w:ascii="Times New Roman" w:hAnsi="Times New Roman" w:cs="Times New Roman"/>
              <w:sz w:val="26"/>
              <w:szCs w:val="26"/>
            </w:rPr>
          </w:rPrChange>
        </w:rPr>
        <w:t>"Xây dựng website ôn thi Olympic Tin học sinh viên</w:t>
      </w:r>
      <w:r w:rsidRPr="00CF1D8E">
        <w:rPr>
          <w:rFonts w:ascii="Times New Roman" w:hAnsi="Times New Roman" w:cs="Times New Roman"/>
          <w:sz w:val="26"/>
          <w:szCs w:val="26"/>
        </w:rPr>
        <w:t>" ra đời</w:t>
      </w:r>
      <w:ins w:id="20" w:author="UyenMinh" w:date="2024-12-22T18:29:00Z">
        <w:r w:rsidR="00F53B33">
          <w:rPr>
            <w:rFonts w:ascii="Times New Roman" w:hAnsi="Times New Roman" w:cs="Times New Roman"/>
            <w:sz w:val="26"/>
            <w:szCs w:val="26"/>
          </w:rPr>
          <w:t>,</w:t>
        </w:r>
      </w:ins>
      <w:r w:rsidRPr="00CF1D8E">
        <w:rPr>
          <w:rFonts w:ascii="Times New Roman" w:hAnsi="Times New Roman" w:cs="Times New Roman"/>
          <w:sz w:val="26"/>
          <w:szCs w:val="26"/>
        </w:rPr>
        <w:t xml:space="preserve"> với mục tiêu tạo ra một nền tảng học tập trực tuyến hiệu quả. Website không chỉ cung cấp kho bài tập phong phú và đa dạng theo từng chủ đề, mà còn tích hợp các tính năng như thi thử, phân tích kết quả và hỗ trợ trao đổi kiến thức thông qua diễn đàn.</w:t>
      </w:r>
    </w:p>
    <w:p w14:paraId="4FA54808" w14:textId="22CD2C43" w:rsidR="00031786" w:rsidRDefault="00CF1D8E" w:rsidP="00CF1D8E">
      <w:pPr>
        <w:spacing w:after="120" w:line="312" w:lineRule="auto"/>
        <w:ind w:firstLine="720"/>
        <w:jc w:val="both"/>
        <w:rPr>
          <w:rFonts w:ascii="Times New Roman" w:hAnsi="Times New Roman" w:cs="Times New Roman"/>
          <w:sz w:val="26"/>
          <w:szCs w:val="26"/>
        </w:rPr>
      </w:pPr>
      <w:r w:rsidRPr="00CF1D8E">
        <w:rPr>
          <w:rFonts w:ascii="Times New Roman" w:hAnsi="Times New Roman" w:cs="Times New Roman"/>
          <w:sz w:val="26"/>
          <w:szCs w:val="26"/>
        </w:rPr>
        <w:t xml:space="preserve">Với sự kết hợp giữa công nghệ hiện đại và mục tiêu hỗ trợ giáo dục, </w:t>
      </w:r>
      <w:del w:id="21" w:author="UyenMinh" w:date="2024-12-22T18:29:00Z">
        <w:r w:rsidRPr="00CF1D8E" w:rsidDel="00F53B33">
          <w:rPr>
            <w:rFonts w:ascii="Times New Roman" w:hAnsi="Times New Roman" w:cs="Times New Roman"/>
            <w:sz w:val="26"/>
            <w:szCs w:val="26"/>
          </w:rPr>
          <w:delText>dự án</w:delText>
        </w:r>
      </w:del>
      <w:ins w:id="22" w:author="UyenMinh" w:date="2024-12-22T18:29:00Z">
        <w:r w:rsidR="00F53B33">
          <w:rPr>
            <w:rFonts w:ascii="Times New Roman" w:hAnsi="Times New Roman" w:cs="Times New Roman"/>
            <w:sz w:val="26"/>
            <w:szCs w:val="26"/>
          </w:rPr>
          <w:t>website</w:t>
        </w:r>
      </w:ins>
      <w:r w:rsidRPr="00CF1D8E">
        <w:rPr>
          <w:rFonts w:ascii="Times New Roman" w:hAnsi="Times New Roman" w:cs="Times New Roman"/>
          <w:sz w:val="26"/>
          <w:szCs w:val="26"/>
        </w:rPr>
        <w:t xml:space="preserve"> hứa hẹn sẽ trở thành người bạn đồng hành</w:t>
      </w:r>
      <w:ins w:id="23" w:author="UyenMinh" w:date="2024-12-22T18:29:00Z">
        <w:r w:rsidR="00F53B33">
          <w:rPr>
            <w:rFonts w:ascii="Times New Roman" w:hAnsi="Times New Roman" w:cs="Times New Roman"/>
            <w:sz w:val="26"/>
            <w:szCs w:val="26"/>
          </w:rPr>
          <w:t xml:space="preserve"> và </w:t>
        </w:r>
      </w:ins>
      <w:del w:id="24" w:author="UyenMinh" w:date="2024-12-22T18:29:00Z">
        <w:r w:rsidRPr="00CF1D8E" w:rsidDel="00F53B33">
          <w:rPr>
            <w:rFonts w:ascii="Times New Roman" w:hAnsi="Times New Roman" w:cs="Times New Roman"/>
            <w:sz w:val="26"/>
            <w:szCs w:val="26"/>
          </w:rPr>
          <w:delText xml:space="preserve"> đáng </w:delText>
        </w:r>
      </w:del>
      <w:r w:rsidRPr="00CF1D8E">
        <w:rPr>
          <w:rFonts w:ascii="Times New Roman" w:hAnsi="Times New Roman" w:cs="Times New Roman"/>
          <w:sz w:val="26"/>
          <w:szCs w:val="26"/>
        </w:rPr>
        <w:t>tin cậy cho các bạn sinh viên trên hành trình chinh phục những đỉnh cao tri thức, chuẩn bị tốt nhất cho kỳ thi Olympic Tin học.</w:t>
      </w:r>
    </w:p>
    <w:p w14:paraId="36E73256" w14:textId="77777777" w:rsidR="00031786" w:rsidRDefault="00031786">
      <w:pPr>
        <w:rPr>
          <w:rFonts w:ascii="Times New Roman" w:hAnsi="Times New Roman" w:cs="Times New Roman"/>
          <w:sz w:val="26"/>
          <w:szCs w:val="26"/>
        </w:rPr>
      </w:pPr>
      <w:r>
        <w:rPr>
          <w:rFonts w:ascii="Times New Roman" w:hAnsi="Times New Roman" w:cs="Times New Roman"/>
          <w:sz w:val="26"/>
          <w:szCs w:val="26"/>
        </w:rPr>
        <w:br w:type="page"/>
      </w:r>
    </w:p>
    <w:p w14:paraId="019C39EB" w14:textId="3DA4F6FF" w:rsidR="00031786" w:rsidRPr="008009CA" w:rsidRDefault="00031786" w:rsidP="00031786">
      <w:pPr>
        <w:spacing w:after="120" w:line="312" w:lineRule="auto"/>
        <w:jc w:val="center"/>
        <w:rPr>
          <w:rFonts w:ascii="Times New Roman" w:hAnsi="Times New Roman" w:cs="Times New Roman"/>
          <w:b/>
          <w:bCs/>
          <w:sz w:val="28"/>
          <w:szCs w:val="28"/>
        </w:rPr>
      </w:pPr>
      <w:r w:rsidRPr="008009CA">
        <w:rPr>
          <w:rFonts w:ascii="Times New Roman" w:hAnsi="Times New Roman" w:cs="Times New Roman"/>
          <w:b/>
          <w:bCs/>
          <w:sz w:val="28"/>
          <w:szCs w:val="28"/>
        </w:rPr>
        <w:lastRenderedPageBreak/>
        <w:t>MỤC LỤC</w:t>
      </w:r>
    </w:p>
    <w:bookmarkStart w:id="25" w:name="_GoBack"/>
    <w:bookmarkEnd w:id="25"/>
    <w:p w14:paraId="3C0AEF64" w14:textId="5F2E1F81" w:rsidR="00A55020" w:rsidRPr="00A55020" w:rsidRDefault="00047FE2">
      <w:pPr>
        <w:pStyle w:val="TOC1"/>
        <w:tabs>
          <w:tab w:val="right" w:leader="dot" w:pos="9064"/>
        </w:tabs>
        <w:rPr>
          <w:rFonts w:ascii="Times New Roman" w:eastAsiaTheme="minorEastAsia" w:hAnsi="Times New Roman" w:cs="Times New Roman"/>
          <w:noProof/>
          <w:kern w:val="0"/>
          <w:sz w:val="26"/>
          <w:szCs w:val="26"/>
          <w14:ligatures w14:val="none"/>
        </w:rPr>
      </w:pPr>
      <w:r w:rsidRPr="00D86AF1">
        <w:rPr>
          <w:rFonts w:ascii="Times New Roman" w:hAnsi="Times New Roman" w:cs="Times New Roman"/>
          <w:sz w:val="26"/>
          <w:szCs w:val="26"/>
        </w:rPr>
        <w:fldChar w:fldCharType="begin"/>
      </w:r>
      <w:r w:rsidRPr="00A55020">
        <w:rPr>
          <w:rFonts w:ascii="Times New Roman" w:hAnsi="Times New Roman" w:cs="Times New Roman"/>
          <w:sz w:val="26"/>
          <w:szCs w:val="26"/>
        </w:rPr>
        <w:instrText xml:space="preserve"> TOC \h \z \t "c1,1,c2,2,c3,3,c4,4" </w:instrText>
      </w:r>
      <w:r w:rsidRPr="00D86AF1">
        <w:rPr>
          <w:rFonts w:ascii="Times New Roman" w:hAnsi="Times New Roman" w:cs="Times New Roman"/>
          <w:sz w:val="26"/>
          <w:szCs w:val="26"/>
          <w:rPrChange w:id="26" w:author="Tran Dang" w:date="2024-12-22T21:02:00Z">
            <w:rPr>
              <w:rFonts w:ascii="Times New Roman" w:hAnsi="Times New Roman" w:cs="Times New Roman"/>
              <w:sz w:val="26"/>
              <w:szCs w:val="26"/>
            </w:rPr>
          </w:rPrChange>
        </w:rPr>
        <w:fldChar w:fldCharType="separate"/>
      </w:r>
      <w:bookmarkStart w:id="27" w:name="_Hlk185884629"/>
      <w:r w:rsidR="00CA00B5">
        <w:fldChar w:fldCharType="begin"/>
      </w:r>
      <w:r w:rsidR="00CA00B5">
        <w:instrText xml:space="preserve"> HYPERLINK \l "_Toc185793829" </w:instrText>
      </w:r>
      <w:r w:rsidR="00CA00B5">
        <w:fldChar w:fldCharType="separate"/>
      </w:r>
      <w:r w:rsidR="00A55020" w:rsidRPr="00A55020">
        <w:rPr>
          <w:rStyle w:val="Hyperlink"/>
          <w:rFonts w:ascii="Times New Roman" w:hAnsi="Times New Roman" w:cs="Times New Roman"/>
          <w:noProof/>
          <w:sz w:val="26"/>
          <w:szCs w:val="26"/>
        </w:rPr>
        <w:t>PHẦN MỘT: MỞ ĐẦU</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_Toc185793829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w:t>
      </w:r>
      <w:r w:rsidR="00A55020" w:rsidRPr="00A55020">
        <w:rPr>
          <w:rFonts w:ascii="Times New Roman" w:hAnsi="Times New Roman" w:cs="Times New Roman"/>
          <w:noProof/>
          <w:webHidden/>
          <w:sz w:val="26"/>
          <w:szCs w:val="26"/>
        </w:rPr>
        <w:fldChar w:fldCharType="end"/>
      </w:r>
      <w:r w:rsidR="00CA00B5">
        <w:rPr>
          <w:rFonts w:ascii="Times New Roman" w:hAnsi="Times New Roman" w:cs="Times New Roman"/>
          <w:noProof/>
          <w:sz w:val="26"/>
          <w:szCs w:val="26"/>
        </w:rPr>
        <w:fldChar w:fldCharType="end"/>
      </w:r>
    </w:p>
    <w:p w14:paraId="0A8EAFD7" w14:textId="7202E125"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30" w:history="1">
        <w:r w:rsidR="00A55020" w:rsidRPr="00A55020">
          <w:rPr>
            <w:rStyle w:val="Hyperlink"/>
            <w:rFonts w:ascii="Times New Roman" w:hAnsi="Times New Roman" w:cs="Times New Roman"/>
            <w:noProof/>
            <w:sz w:val="26"/>
            <w:szCs w:val="26"/>
          </w:rPr>
          <w:t>1. Đặt vấn đề</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_Toc185793830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w:t>
        </w:r>
        <w:r w:rsidR="00A55020" w:rsidRPr="00A55020">
          <w:rPr>
            <w:rFonts w:ascii="Times New Roman" w:hAnsi="Times New Roman" w:cs="Times New Roman"/>
            <w:noProof/>
            <w:webHidden/>
            <w:sz w:val="26"/>
            <w:szCs w:val="26"/>
          </w:rPr>
          <w:fldChar w:fldCharType="end"/>
        </w:r>
      </w:hyperlink>
    </w:p>
    <w:p w14:paraId="1EFC7CC9" w14:textId="27F37478"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31" w:history="1">
        <w:r w:rsidR="00A55020" w:rsidRPr="00A55020">
          <w:rPr>
            <w:rStyle w:val="Hyperlink"/>
            <w:rFonts w:ascii="Times New Roman" w:hAnsi="Times New Roman" w:cs="Times New Roman"/>
            <w:noProof/>
            <w:sz w:val="26"/>
            <w:szCs w:val="26"/>
          </w:rPr>
          <w:t>2. Ý nghĩa lý thuyết, thực tiễn của đề tài</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_Toc185793831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w:t>
        </w:r>
        <w:r w:rsidR="00A55020" w:rsidRPr="00A55020">
          <w:rPr>
            <w:rFonts w:ascii="Times New Roman" w:hAnsi="Times New Roman" w:cs="Times New Roman"/>
            <w:noProof/>
            <w:webHidden/>
            <w:sz w:val="26"/>
            <w:szCs w:val="26"/>
          </w:rPr>
          <w:fldChar w:fldCharType="end"/>
        </w:r>
      </w:hyperlink>
    </w:p>
    <w:p w14:paraId="574BEEE7" w14:textId="217EBA3F"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32" w:history="1">
        <w:r w:rsidR="00A55020" w:rsidRPr="00A55020">
          <w:rPr>
            <w:rStyle w:val="Hyperlink"/>
            <w:rFonts w:ascii="Times New Roman" w:hAnsi="Times New Roman" w:cs="Times New Roman"/>
            <w:i/>
            <w:iCs/>
            <w:noProof/>
            <w:sz w:val="26"/>
            <w:szCs w:val="26"/>
          </w:rPr>
          <w:t>a. Ý nghĩa lý thuyết</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_Toc185793832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w:t>
        </w:r>
        <w:r w:rsidR="00A55020" w:rsidRPr="00A55020">
          <w:rPr>
            <w:rFonts w:ascii="Times New Roman" w:hAnsi="Times New Roman" w:cs="Times New Roman"/>
            <w:noProof/>
            <w:webHidden/>
            <w:sz w:val="26"/>
            <w:szCs w:val="26"/>
          </w:rPr>
          <w:fldChar w:fldCharType="end"/>
        </w:r>
      </w:hyperlink>
    </w:p>
    <w:p w14:paraId="1719037D" w14:textId="7AA42F2D"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33" w:history="1">
        <w:r w:rsidR="00A55020" w:rsidRPr="00A55020">
          <w:rPr>
            <w:rStyle w:val="Hyperlink"/>
            <w:rFonts w:ascii="Times New Roman" w:hAnsi="Times New Roman" w:cs="Times New Roman"/>
            <w:i/>
            <w:iCs/>
            <w:noProof/>
            <w:sz w:val="26"/>
            <w:szCs w:val="26"/>
          </w:rPr>
          <w:t>b. Ý nghĩa thực tiễn</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_Toc185793833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w:t>
        </w:r>
        <w:r w:rsidR="00A55020" w:rsidRPr="00A55020">
          <w:rPr>
            <w:rFonts w:ascii="Times New Roman" w:hAnsi="Times New Roman" w:cs="Times New Roman"/>
            <w:noProof/>
            <w:webHidden/>
            <w:sz w:val="26"/>
            <w:szCs w:val="26"/>
          </w:rPr>
          <w:fldChar w:fldCharType="end"/>
        </w:r>
      </w:hyperlink>
    </w:p>
    <w:p w14:paraId="35A797A5" w14:textId="7899C243"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34" w:history="1">
        <w:r w:rsidR="00A55020" w:rsidRPr="00A55020">
          <w:rPr>
            <w:rStyle w:val="Hyperlink"/>
            <w:rFonts w:ascii="Times New Roman" w:hAnsi="Times New Roman" w:cs="Times New Roman"/>
            <w:noProof/>
            <w:sz w:val="26"/>
            <w:szCs w:val="26"/>
          </w:rPr>
          <w:t>3. Mục tiêu của đề tài</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_Toc185793834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w:t>
        </w:r>
        <w:r w:rsidR="00A55020" w:rsidRPr="00A55020">
          <w:rPr>
            <w:rFonts w:ascii="Times New Roman" w:hAnsi="Times New Roman" w:cs="Times New Roman"/>
            <w:noProof/>
            <w:webHidden/>
            <w:sz w:val="26"/>
            <w:szCs w:val="26"/>
          </w:rPr>
          <w:fldChar w:fldCharType="end"/>
        </w:r>
      </w:hyperlink>
    </w:p>
    <w:p w14:paraId="7971687C" w14:textId="3EB4A0FA"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35" w:history="1">
        <w:r w:rsidR="00A55020" w:rsidRPr="00A55020">
          <w:rPr>
            <w:rStyle w:val="Hyperlink"/>
            <w:rFonts w:ascii="Times New Roman" w:hAnsi="Times New Roman" w:cs="Times New Roman"/>
            <w:noProof/>
            <w:sz w:val="26"/>
            <w:szCs w:val="26"/>
          </w:rPr>
          <w:t>4. Phạm vi của đề tài</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_Toc185793835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w:t>
        </w:r>
        <w:r w:rsidR="00A55020" w:rsidRPr="00A55020">
          <w:rPr>
            <w:rFonts w:ascii="Times New Roman" w:hAnsi="Times New Roman" w:cs="Times New Roman"/>
            <w:noProof/>
            <w:webHidden/>
            <w:sz w:val="26"/>
            <w:szCs w:val="26"/>
          </w:rPr>
          <w:fldChar w:fldCharType="end"/>
        </w:r>
      </w:hyperlink>
    </w:p>
    <w:p w14:paraId="0EC24B32" w14:textId="3CC03EB5"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36" w:history="1">
        <w:r w:rsidR="00A55020" w:rsidRPr="00A55020">
          <w:rPr>
            <w:rStyle w:val="Hyperlink"/>
            <w:rFonts w:ascii="Times New Roman" w:hAnsi="Times New Roman" w:cs="Times New Roman"/>
            <w:noProof/>
            <w:sz w:val="26"/>
            <w:szCs w:val="26"/>
          </w:rPr>
          <w:t>5. Các phương pháp nghiên cứu</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_Toc185793836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w:t>
        </w:r>
        <w:r w:rsidR="00A55020" w:rsidRPr="00A55020">
          <w:rPr>
            <w:rFonts w:ascii="Times New Roman" w:hAnsi="Times New Roman" w:cs="Times New Roman"/>
            <w:noProof/>
            <w:webHidden/>
            <w:sz w:val="26"/>
            <w:szCs w:val="26"/>
          </w:rPr>
          <w:fldChar w:fldCharType="end"/>
        </w:r>
      </w:hyperlink>
    </w:p>
    <w:p w14:paraId="4ECB713D" w14:textId="1ECFC176"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37" w:history="1">
        <w:r w:rsidR="00A55020" w:rsidRPr="00A55020">
          <w:rPr>
            <w:rStyle w:val="Hyperlink"/>
            <w:rFonts w:ascii="Times New Roman" w:hAnsi="Times New Roman" w:cs="Times New Roman"/>
            <w:i/>
            <w:iCs/>
            <w:noProof/>
            <w:sz w:val="26"/>
            <w:szCs w:val="26"/>
          </w:rPr>
          <w:t>a. Phương pháp nghiên cứu lý thuyết</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_Toc185793837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w:t>
        </w:r>
        <w:r w:rsidR="00A55020" w:rsidRPr="00A55020">
          <w:rPr>
            <w:rFonts w:ascii="Times New Roman" w:hAnsi="Times New Roman" w:cs="Times New Roman"/>
            <w:noProof/>
            <w:webHidden/>
            <w:sz w:val="26"/>
            <w:szCs w:val="26"/>
          </w:rPr>
          <w:fldChar w:fldCharType="end"/>
        </w:r>
      </w:hyperlink>
    </w:p>
    <w:p w14:paraId="6DC41436" w14:textId="087827AF"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38" w:history="1">
        <w:r w:rsidR="00A55020" w:rsidRPr="00A55020">
          <w:rPr>
            <w:rStyle w:val="Hyperlink"/>
            <w:rFonts w:ascii="Times New Roman" w:hAnsi="Times New Roman" w:cs="Times New Roman"/>
            <w:i/>
            <w:iCs/>
            <w:noProof/>
            <w:sz w:val="26"/>
            <w:szCs w:val="26"/>
          </w:rPr>
          <w:t>b. Phương pháp nghiên cứu thực tiễn</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_Toc185793838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w:t>
        </w:r>
        <w:r w:rsidR="00A55020" w:rsidRPr="00A55020">
          <w:rPr>
            <w:rFonts w:ascii="Times New Roman" w:hAnsi="Times New Roman" w:cs="Times New Roman"/>
            <w:noProof/>
            <w:webHidden/>
            <w:sz w:val="26"/>
            <w:szCs w:val="26"/>
          </w:rPr>
          <w:fldChar w:fldCharType="end"/>
        </w:r>
      </w:hyperlink>
    </w:p>
    <w:p w14:paraId="164860C5" w14:textId="67AE868A"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39" w:history="1">
        <w:r w:rsidR="00A55020" w:rsidRPr="00A55020">
          <w:rPr>
            <w:rStyle w:val="Hyperlink"/>
            <w:rFonts w:ascii="Times New Roman" w:hAnsi="Times New Roman" w:cs="Times New Roman"/>
            <w:noProof/>
            <w:sz w:val="26"/>
            <w:szCs w:val="26"/>
          </w:rPr>
          <w:t>6. Kế hoạch thực hiện đề tài</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_Toc185793839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w:t>
        </w:r>
        <w:r w:rsidR="00A55020" w:rsidRPr="00A55020">
          <w:rPr>
            <w:rFonts w:ascii="Times New Roman" w:hAnsi="Times New Roman" w:cs="Times New Roman"/>
            <w:noProof/>
            <w:webHidden/>
            <w:sz w:val="26"/>
            <w:szCs w:val="26"/>
          </w:rPr>
          <w:fldChar w:fldCharType="end"/>
        </w:r>
      </w:hyperlink>
    </w:p>
    <w:p w14:paraId="71B5107F" w14:textId="3E636618" w:rsidR="00A55020" w:rsidRPr="00A55020"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840" w:history="1">
        <w:r w:rsidR="00A55020" w:rsidRPr="00A55020">
          <w:rPr>
            <w:rStyle w:val="Hyperlink"/>
            <w:rFonts w:ascii="Times New Roman" w:hAnsi="Times New Roman" w:cs="Times New Roman"/>
            <w:noProof/>
            <w:sz w:val="26"/>
            <w:szCs w:val="26"/>
          </w:rPr>
          <w:t>PHẦN HAI: NỘI DUNG</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_Toc185793840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w:t>
        </w:r>
        <w:r w:rsidR="00A55020" w:rsidRPr="00A55020">
          <w:rPr>
            <w:rFonts w:ascii="Times New Roman" w:hAnsi="Times New Roman" w:cs="Times New Roman"/>
            <w:noProof/>
            <w:webHidden/>
            <w:sz w:val="26"/>
            <w:szCs w:val="26"/>
          </w:rPr>
          <w:fldChar w:fldCharType="end"/>
        </w:r>
      </w:hyperlink>
    </w:p>
    <w:p w14:paraId="4A46DB69" w14:textId="76954995" w:rsidR="00A55020" w:rsidRPr="00A55020"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841" w:history="1">
        <w:r w:rsidR="00A55020" w:rsidRPr="00A55020">
          <w:rPr>
            <w:rStyle w:val="Hyperlink"/>
            <w:rFonts w:ascii="Times New Roman" w:hAnsi="Times New Roman" w:cs="Times New Roman"/>
            <w:noProof/>
            <w:sz w:val="26"/>
            <w:szCs w:val="26"/>
          </w:rPr>
          <w:t>CHƯƠNG 1: CƠ SỞ LÝ THUYẾT</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_Toc185793841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w:t>
        </w:r>
        <w:r w:rsidR="00A55020" w:rsidRPr="00A55020">
          <w:rPr>
            <w:rFonts w:ascii="Times New Roman" w:hAnsi="Times New Roman" w:cs="Times New Roman"/>
            <w:noProof/>
            <w:webHidden/>
            <w:sz w:val="26"/>
            <w:szCs w:val="26"/>
          </w:rPr>
          <w:fldChar w:fldCharType="end"/>
        </w:r>
      </w:hyperlink>
    </w:p>
    <w:p w14:paraId="1B5C2DFA" w14:textId="4D4F8A22" w:rsidR="00A55020" w:rsidRPr="00A55020" w:rsidRDefault="00CA00B5">
      <w:pPr>
        <w:pStyle w:val="TOC2"/>
        <w:tabs>
          <w:tab w:val="left" w:pos="880"/>
          <w:tab w:val="right" w:leader="dot" w:pos="9064"/>
        </w:tabs>
        <w:rPr>
          <w:rFonts w:ascii="Times New Roman" w:eastAsiaTheme="minorEastAsia" w:hAnsi="Times New Roman" w:cs="Times New Roman"/>
          <w:noProof/>
          <w:kern w:val="0"/>
          <w:sz w:val="26"/>
          <w:szCs w:val="26"/>
          <w14:ligatures w14:val="none"/>
        </w:rPr>
      </w:pPr>
      <w:hyperlink w:anchor="_Toc185793842" w:history="1">
        <w:r w:rsidR="00A55020" w:rsidRPr="00A55020">
          <w:rPr>
            <w:rStyle w:val="Hyperlink"/>
            <w:rFonts w:ascii="Times New Roman" w:hAnsi="Times New Roman" w:cs="Times New Roman"/>
            <w:noProof/>
            <w:sz w:val="26"/>
            <w:szCs w:val="26"/>
          </w:rPr>
          <w:t>1.1.</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noProof/>
            <w:sz w:val="26"/>
            <w:szCs w:val="26"/>
          </w:rPr>
          <w:t>Giới thiệu về ngôn ngữ C#</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_Toc185793842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w:t>
        </w:r>
        <w:r w:rsidR="00A55020" w:rsidRPr="00A55020">
          <w:rPr>
            <w:rFonts w:ascii="Times New Roman" w:hAnsi="Times New Roman" w:cs="Times New Roman"/>
            <w:noProof/>
            <w:webHidden/>
            <w:sz w:val="26"/>
            <w:szCs w:val="26"/>
          </w:rPr>
          <w:fldChar w:fldCharType="end"/>
        </w:r>
      </w:hyperlink>
    </w:p>
    <w:p w14:paraId="3A5C99B3" w14:textId="352A698D" w:rsidR="00A55020" w:rsidRPr="00A55020" w:rsidRDefault="00CA00B5">
      <w:pPr>
        <w:pStyle w:val="TOC3"/>
        <w:tabs>
          <w:tab w:val="left" w:pos="1320"/>
          <w:tab w:val="right" w:leader="dot" w:pos="9064"/>
        </w:tabs>
        <w:rPr>
          <w:rFonts w:ascii="Times New Roman" w:eastAsiaTheme="minorEastAsia" w:hAnsi="Times New Roman" w:cs="Times New Roman"/>
          <w:noProof/>
          <w:kern w:val="0"/>
          <w:sz w:val="26"/>
          <w:szCs w:val="26"/>
          <w14:ligatures w14:val="none"/>
        </w:rPr>
      </w:pPr>
      <w:hyperlink w:anchor="_Toc185793843" w:history="1">
        <w:r w:rsidR="00A55020" w:rsidRPr="00A55020">
          <w:rPr>
            <w:rStyle w:val="Hyperlink"/>
            <w:rFonts w:ascii="Times New Roman" w:hAnsi="Times New Roman" w:cs="Times New Roman"/>
            <w:i/>
            <w:iCs/>
            <w:noProof/>
            <w:sz w:val="26"/>
            <w:szCs w:val="26"/>
          </w:rPr>
          <w:t>1.1.1.</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i/>
            <w:iCs/>
            <w:noProof/>
            <w:sz w:val="26"/>
            <w:szCs w:val="26"/>
          </w:rPr>
          <w:t>Khái niệm</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_Toc185793843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w:t>
        </w:r>
        <w:r w:rsidR="00A55020" w:rsidRPr="00A55020">
          <w:rPr>
            <w:rFonts w:ascii="Times New Roman" w:hAnsi="Times New Roman" w:cs="Times New Roman"/>
            <w:noProof/>
            <w:webHidden/>
            <w:sz w:val="26"/>
            <w:szCs w:val="26"/>
          </w:rPr>
          <w:fldChar w:fldCharType="end"/>
        </w:r>
      </w:hyperlink>
    </w:p>
    <w:p w14:paraId="0D81459E" w14:textId="519BAEB1" w:rsidR="00A55020" w:rsidRPr="00A55020" w:rsidRDefault="00CA00B5">
      <w:pPr>
        <w:pStyle w:val="TOC3"/>
        <w:tabs>
          <w:tab w:val="left" w:pos="1320"/>
          <w:tab w:val="right" w:leader="dot" w:pos="9064"/>
        </w:tabs>
        <w:rPr>
          <w:rFonts w:ascii="Times New Roman" w:eastAsiaTheme="minorEastAsia" w:hAnsi="Times New Roman" w:cs="Times New Roman"/>
          <w:noProof/>
          <w:kern w:val="0"/>
          <w:sz w:val="26"/>
          <w:szCs w:val="26"/>
          <w14:ligatures w14:val="none"/>
        </w:rPr>
      </w:pPr>
      <w:hyperlink w:anchor="_Toc185793844" w:history="1">
        <w:r w:rsidR="00A55020" w:rsidRPr="00A55020">
          <w:rPr>
            <w:rStyle w:val="Hyperlink"/>
            <w:rFonts w:ascii="Times New Roman" w:hAnsi="Times New Roman" w:cs="Times New Roman"/>
            <w:i/>
            <w:iCs/>
            <w:noProof/>
            <w:sz w:val="26"/>
            <w:szCs w:val="26"/>
          </w:rPr>
          <w:t>1.1.2.</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i/>
            <w:iCs/>
            <w:noProof/>
            <w:sz w:val="26"/>
            <w:szCs w:val="26"/>
          </w:rPr>
          <w:t>Ưu điểm của C#</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_Toc185793844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w:t>
        </w:r>
        <w:r w:rsidR="00A55020" w:rsidRPr="00A55020">
          <w:rPr>
            <w:rFonts w:ascii="Times New Roman" w:hAnsi="Times New Roman" w:cs="Times New Roman"/>
            <w:noProof/>
            <w:webHidden/>
            <w:sz w:val="26"/>
            <w:szCs w:val="26"/>
          </w:rPr>
          <w:fldChar w:fldCharType="end"/>
        </w:r>
      </w:hyperlink>
    </w:p>
    <w:p w14:paraId="33586CDB" w14:textId="74C58639" w:rsidR="00A55020" w:rsidRPr="00A55020" w:rsidRDefault="00CA00B5">
      <w:pPr>
        <w:pStyle w:val="TOC3"/>
        <w:tabs>
          <w:tab w:val="left" w:pos="1320"/>
          <w:tab w:val="right" w:leader="dot" w:pos="9064"/>
        </w:tabs>
        <w:rPr>
          <w:rFonts w:ascii="Times New Roman" w:eastAsiaTheme="minorEastAsia" w:hAnsi="Times New Roman" w:cs="Times New Roman"/>
          <w:noProof/>
          <w:kern w:val="0"/>
          <w:sz w:val="26"/>
          <w:szCs w:val="26"/>
          <w14:ligatures w14:val="none"/>
        </w:rPr>
      </w:pPr>
      <w:hyperlink w:anchor="_Toc185793845" w:history="1">
        <w:r w:rsidR="00A55020" w:rsidRPr="00A55020">
          <w:rPr>
            <w:rStyle w:val="Hyperlink"/>
            <w:rFonts w:ascii="Times New Roman" w:hAnsi="Times New Roman" w:cs="Times New Roman"/>
            <w:i/>
            <w:iCs/>
            <w:noProof/>
            <w:sz w:val="26"/>
            <w:szCs w:val="26"/>
          </w:rPr>
          <w:t>1.1.3.</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i/>
            <w:iCs/>
            <w:noProof/>
            <w:sz w:val="26"/>
            <w:szCs w:val="26"/>
          </w:rPr>
          <w:t>Nhược điểm của C#</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_Toc185793845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w:t>
        </w:r>
        <w:r w:rsidR="00A55020" w:rsidRPr="00A55020">
          <w:rPr>
            <w:rFonts w:ascii="Times New Roman" w:hAnsi="Times New Roman" w:cs="Times New Roman"/>
            <w:noProof/>
            <w:webHidden/>
            <w:sz w:val="26"/>
            <w:szCs w:val="26"/>
          </w:rPr>
          <w:fldChar w:fldCharType="end"/>
        </w:r>
      </w:hyperlink>
    </w:p>
    <w:p w14:paraId="6254D8B6" w14:textId="5A3FE427" w:rsidR="00A55020" w:rsidRPr="00A55020" w:rsidRDefault="00CA00B5">
      <w:pPr>
        <w:pStyle w:val="TOC2"/>
        <w:tabs>
          <w:tab w:val="left" w:pos="880"/>
          <w:tab w:val="right" w:leader="dot" w:pos="9064"/>
        </w:tabs>
        <w:rPr>
          <w:rFonts w:ascii="Times New Roman" w:eastAsiaTheme="minorEastAsia" w:hAnsi="Times New Roman" w:cs="Times New Roman"/>
          <w:noProof/>
          <w:kern w:val="0"/>
          <w:sz w:val="26"/>
          <w:szCs w:val="26"/>
          <w14:ligatures w14:val="none"/>
        </w:rPr>
      </w:pPr>
      <w:hyperlink w:anchor="_Toc185793846" w:history="1">
        <w:r w:rsidR="00A55020" w:rsidRPr="00A55020">
          <w:rPr>
            <w:rStyle w:val="Hyperlink"/>
            <w:rFonts w:ascii="Times New Roman" w:hAnsi="Times New Roman" w:cs="Times New Roman"/>
            <w:noProof/>
            <w:sz w:val="26"/>
            <w:szCs w:val="26"/>
          </w:rPr>
          <w:t>1.2.</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noProof/>
            <w:sz w:val="26"/>
            <w:szCs w:val="26"/>
          </w:rPr>
          <w:t>ASP.NET Core Web API</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_Toc185793846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5</w:t>
        </w:r>
        <w:r w:rsidR="00A55020" w:rsidRPr="00A55020">
          <w:rPr>
            <w:rFonts w:ascii="Times New Roman" w:hAnsi="Times New Roman" w:cs="Times New Roman"/>
            <w:noProof/>
            <w:webHidden/>
            <w:sz w:val="26"/>
            <w:szCs w:val="26"/>
          </w:rPr>
          <w:fldChar w:fldCharType="end"/>
        </w:r>
      </w:hyperlink>
    </w:p>
    <w:p w14:paraId="6C0A9F12" w14:textId="6898EB04" w:rsidR="00A55020" w:rsidRPr="00A55020" w:rsidRDefault="00CA00B5">
      <w:pPr>
        <w:pStyle w:val="TOC3"/>
        <w:tabs>
          <w:tab w:val="left" w:pos="1320"/>
          <w:tab w:val="right" w:leader="dot" w:pos="9064"/>
        </w:tabs>
        <w:rPr>
          <w:rFonts w:ascii="Times New Roman" w:eastAsiaTheme="minorEastAsia" w:hAnsi="Times New Roman" w:cs="Times New Roman"/>
          <w:noProof/>
          <w:kern w:val="0"/>
          <w:sz w:val="26"/>
          <w:szCs w:val="26"/>
          <w14:ligatures w14:val="none"/>
        </w:rPr>
      </w:pPr>
      <w:hyperlink w:anchor="_Toc185793847" w:history="1">
        <w:r w:rsidR="00A55020" w:rsidRPr="00A55020">
          <w:rPr>
            <w:rStyle w:val="Hyperlink"/>
            <w:rFonts w:ascii="Times New Roman" w:hAnsi="Times New Roman" w:cs="Times New Roman"/>
            <w:i/>
            <w:iCs/>
            <w:noProof/>
            <w:sz w:val="26"/>
            <w:szCs w:val="26"/>
          </w:rPr>
          <w:t>1.2.1.</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i/>
            <w:iCs/>
            <w:noProof/>
            <w:sz w:val="26"/>
            <w:szCs w:val="26"/>
          </w:rPr>
          <w:t>Khái niệm</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_Toc185793847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5</w:t>
        </w:r>
        <w:r w:rsidR="00A55020" w:rsidRPr="00A55020">
          <w:rPr>
            <w:rFonts w:ascii="Times New Roman" w:hAnsi="Times New Roman" w:cs="Times New Roman"/>
            <w:noProof/>
            <w:webHidden/>
            <w:sz w:val="26"/>
            <w:szCs w:val="26"/>
          </w:rPr>
          <w:fldChar w:fldCharType="end"/>
        </w:r>
      </w:hyperlink>
    </w:p>
    <w:p w14:paraId="6E857763" w14:textId="7F6A653D" w:rsidR="00A55020" w:rsidRPr="00A55020" w:rsidRDefault="00CA00B5">
      <w:pPr>
        <w:pStyle w:val="TOC3"/>
        <w:tabs>
          <w:tab w:val="left" w:pos="1320"/>
          <w:tab w:val="right" w:leader="dot" w:pos="9064"/>
        </w:tabs>
        <w:rPr>
          <w:rFonts w:ascii="Times New Roman" w:eastAsiaTheme="minorEastAsia" w:hAnsi="Times New Roman" w:cs="Times New Roman"/>
          <w:noProof/>
          <w:kern w:val="0"/>
          <w:sz w:val="26"/>
          <w:szCs w:val="26"/>
          <w14:ligatures w14:val="none"/>
        </w:rPr>
      </w:pPr>
      <w:hyperlink w:anchor="_Toc185793848" w:history="1">
        <w:r w:rsidR="00A55020" w:rsidRPr="00A55020">
          <w:rPr>
            <w:rStyle w:val="Hyperlink"/>
            <w:rFonts w:ascii="Times New Roman" w:hAnsi="Times New Roman" w:cs="Times New Roman"/>
            <w:i/>
            <w:iCs/>
            <w:noProof/>
            <w:sz w:val="26"/>
            <w:szCs w:val="26"/>
          </w:rPr>
          <w:t>1.2.2.</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i/>
            <w:iCs/>
            <w:noProof/>
            <w:sz w:val="26"/>
            <w:szCs w:val="26"/>
          </w:rPr>
          <w:t>Ưu điểm của ASP.NET Core Web API</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_Toc185793848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5</w:t>
        </w:r>
        <w:r w:rsidR="00A55020" w:rsidRPr="00A55020">
          <w:rPr>
            <w:rFonts w:ascii="Times New Roman" w:hAnsi="Times New Roman" w:cs="Times New Roman"/>
            <w:noProof/>
            <w:webHidden/>
            <w:sz w:val="26"/>
            <w:szCs w:val="26"/>
          </w:rPr>
          <w:fldChar w:fldCharType="end"/>
        </w:r>
      </w:hyperlink>
    </w:p>
    <w:p w14:paraId="114208EE" w14:textId="1885E8C1" w:rsidR="00A55020" w:rsidRPr="00A55020" w:rsidRDefault="00CA00B5">
      <w:pPr>
        <w:pStyle w:val="TOC3"/>
        <w:tabs>
          <w:tab w:val="left" w:pos="1320"/>
          <w:tab w:val="right" w:leader="dot" w:pos="9064"/>
        </w:tabs>
        <w:rPr>
          <w:rFonts w:ascii="Times New Roman" w:eastAsiaTheme="minorEastAsia" w:hAnsi="Times New Roman" w:cs="Times New Roman"/>
          <w:noProof/>
          <w:kern w:val="0"/>
          <w:sz w:val="26"/>
          <w:szCs w:val="26"/>
          <w14:ligatures w14:val="none"/>
        </w:rPr>
      </w:pPr>
      <w:hyperlink w:anchor="_Toc185793849" w:history="1">
        <w:r w:rsidR="00A55020" w:rsidRPr="00A55020">
          <w:rPr>
            <w:rStyle w:val="Hyperlink"/>
            <w:rFonts w:ascii="Times New Roman" w:hAnsi="Times New Roman" w:cs="Times New Roman"/>
            <w:i/>
            <w:iCs/>
            <w:noProof/>
            <w:sz w:val="26"/>
            <w:szCs w:val="26"/>
          </w:rPr>
          <w:t>1.2.3.</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i/>
            <w:iCs/>
            <w:noProof/>
            <w:sz w:val="26"/>
            <w:szCs w:val="26"/>
          </w:rPr>
          <w:t>Nhược điểm của ASP.NET Core Web API</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_Toc185793849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5</w:t>
        </w:r>
        <w:r w:rsidR="00A55020" w:rsidRPr="00A55020">
          <w:rPr>
            <w:rFonts w:ascii="Times New Roman" w:hAnsi="Times New Roman" w:cs="Times New Roman"/>
            <w:noProof/>
            <w:webHidden/>
            <w:sz w:val="26"/>
            <w:szCs w:val="26"/>
          </w:rPr>
          <w:fldChar w:fldCharType="end"/>
        </w:r>
      </w:hyperlink>
    </w:p>
    <w:p w14:paraId="2D5D3E98" w14:textId="64070A88" w:rsidR="00A55020" w:rsidRPr="00A55020" w:rsidRDefault="00CA00B5">
      <w:pPr>
        <w:pStyle w:val="TOC2"/>
        <w:tabs>
          <w:tab w:val="left" w:pos="880"/>
          <w:tab w:val="right" w:leader="dot" w:pos="9064"/>
        </w:tabs>
        <w:rPr>
          <w:rFonts w:ascii="Times New Roman" w:eastAsiaTheme="minorEastAsia" w:hAnsi="Times New Roman" w:cs="Times New Roman"/>
          <w:noProof/>
          <w:kern w:val="0"/>
          <w:sz w:val="26"/>
          <w:szCs w:val="26"/>
          <w14:ligatures w14:val="none"/>
        </w:rPr>
      </w:pPr>
      <w:hyperlink w:anchor="_Toc185793850" w:history="1">
        <w:r w:rsidR="00A55020" w:rsidRPr="00A55020">
          <w:rPr>
            <w:rStyle w:val="Hyperlink"/>
            <w:rFonts w:ascii="Times New Roman" w:hAnsi="Times New Roman" w:cs="Times New Roman"/>
            <w:noProof/>
            <w:sz w:val="26"/>
            <w:szCs w:val="26"/>
          </w:rPr>
          <w:t>1.3.</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noProof/>
            <w:sz w:val="26"/>
            <w:szCs w:val="26"/>
          </w:rPr>
          <w:t>ReactJS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_Toc185793850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6</w:t>
        </w:r>
        <w:r w:rsidR="00A55020" w:rsidRPr="00A55020">
          <w:rPr>
            <w:rFonts w:ascii="Times New Roman" w:hAnsi="Times New Roman" w:cs="Times New Roman"/>
            <w:noProof/>
            <w:webHidden/>
            <w:sz w:val="26"/>
            <w:szCs w:val="26"/>
          </w:rPr>
          <w:fldChar w:fldCharType="end"/>
        </w:r>
      </w:hyperlink>
    </w:p>
    <w:p w14:paraId="6D372688" w14:textId="3F516EA8" w:rsidR="00A55020" w:rsidRPr="00A55020" w:rsidRDefault="00CA00B5">
      <w:pPr>
        <w:pStyle w:val="TOC3"/>
        <w:tabs>
          <w:tab w:val="left" w:pos="1320"/>
          <w:tab w:val="right" w:leader="dot" w:pos="9064"/>
        </w:tabs>
        <w:rPr>
          <w:rFonts w:ascii="Times New Roman" w:eastAsiaTheme="minorEastAsia" w:hAnsi="Times New Roman" w:cs="Times New Roman"/>
          <w:noProof/>
          <w:kern w:val="0"/>
          <w:sz w:val="26"/>
          <w:szCs w:val="26"/>
          <w14:ligatures w14:val="none"/>
        </w:rPr>
      </w:pPr>
      <w:hyperlink w:anchor="_Toc185793851" w:history="1">
        <w:r w:rsidR="00A55020" w:rsidRPr="00A55020">
          <w:rPr>
            <w:rStyle w:val="Hyperlink"/>
            <w:rFonts w:ascii="Times New Roman" w:hAnsi="Times New Roman" w:cs="Times New Roman"/>
            <w:i/>
            <w:iCs/>
            <w:noProof/>
            <w:sz w:val="26"/>
            <w:szCs w:val="26"/>
          </w:rPr>
          <w:t>1.3.1.</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i/>
            <w:iCs/>
            <w:noProof/>
            <w:sz w:val="26"/>
            <w:szCs w:val="26"/>
          </w:rPr>
          <w:t>Khái niệm</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_Toc185793851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6</w:t>
        </w:r>
        <w:r w:rsidR="00A55020" w:rsidRPr="00A55020">
          <w:rPr>
            <w:rFonts w:ascii="Times New Roman" w:hAnsi="Times New Roman" w:cs="Times New Roman"/>
            <w:noProof/>
            <w:webHidden/>
            <w:sz w:val="26"/>
            <w:szCs w:val="26"/>
          </w:rPr>
          <w:fldChar w:fldCharType="end"/>
        </w:r>
      </w:hyperlink>
    </w:p>
    <w:p w14:paraId="77CE1D06" w14:textId="10CF880B" w:rsidR="00A55020" w:rsidRPr="00A55020" w:rsidRDefault="00CA00B5">
      <w:pPr>
        <w:pStyle w:val="TOC3"/>
        <w:tabs>
          <w:tab w:val="left" w:pos="1320"/>
          <w:tab w:val="right" w:leader="dot" w:pos="9064"/>
        </w:tabs>
        <w:rPr>
          <w:rFonts w:ascii="Times New Roman" w:eastAsiaTheme="minorEastAsia" w:hAnsi="Times New Roman" w:cs="Times New Roman"/>
          <w:noProof/>
          <w:kern w:val="0"/>
          <w:sz w:val="26"/>
          <w:szCs w:val="26"/>
          <w14:ligatures w14:val="none"/>
        </w:rPr>
      </w:pPr>
      <w:hyperlink w:anchor="_Toc185793852" w:history="1">
        <w:r w:rsidR="00A55020" w:rsidRPr="00A55020">
          <w:rPr>
            <w:rStyle w:val="Hyperlink"/>
            <w:rFonts w:ascii="Times New Roman" w:hAnsi="Times New Roman" w:cs="Times New Roman"/>
            <w:i/>
            <w:iCs/>
            <w:noProof/>
            <w:sz w:val="26"/>
            <w:szCs w:val="26"/>
          </w:rPr>
          <w:t>1.3.2.</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i/>
            <w:iCs/>
            <w:noProof/>
            <w:sz w:val="26"/>
            <w:szCs w:val="26"/>
          </w:rPr>
          <w:t>Ưu điểm của ReactJS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_Toc185793852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6</w:t>
        </w:r>
        <w:r w:rsidR="00A55020" w:rsidRPr="00A55020">
          <w:rPr>
            <w:rFonts w:ascii="Times New Roman" w:hAnsi="Times New Roman" w:cs="Times New Roman"/>
            <w:noProof/>
            <w:webHidden/>
            <w:sz w:val="26"/>
            <w:szCs w:val="26"/>
          </w:rPr>
          <w:fldChar w:fldCharType="end"/>
        </w:r>
      </w:hyperlink>
    </w:p>
    <w:p w14:paraId="393C657E" w14:textId="64098D4A" w:rsidR="00A55020" w:rsidRPr="00A55020" w:rsidRDefault="00CA00B5">
      <w:pPr>
        <w:pStyle w:val="TOC3"/>
        <w:tabs>
          <w:tab w:val="left" w:pos="1320"/>
          <w:tab w:val="right" w:leader="dot" w:pos="9064"/>
        </w:tabs>
        <w:rPr>
          <w:rFonts w:ascii="Times New Roman" w:eastAsiaTheme="minorEastAsia" w:hAnsi="Times New Roman" w:cs="Times New Roman"/>
          <w:noProof/>
          <w:kern w:val="0"/>
          <w:sz w:val="26"/>
          <w:szCs w:val="26"/>
          <w14:ligatures w14:val="none"/>
        </w:rPr>
      </w:pPr>
      <w:hyperlink w:anchor="_Toc185793853" w:history="1">
        <w:r w:rsidR="00A55020" w:rsidRPr="00A55020">
          <w:rPr>
            <w:rStyle w:val="Hyperlink"/>
            <w:rFonts w:ascii="Times New Roman" w:hAnsi="Times New Roman" w:cs="Times New Roman"/>
            <w:i/>
            <w:iCs/>
            <w:noProof/>
            <w:sz w:val="26"/>
            <w:szCs w:val="26"/>
          </w:rPr>
          <w:t>1.3.3.</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i/>
            <w:iCs/>
            <w:noProof/>
            <w:sz w:val="26"/>
            <w:szCs w:val="26"/>
          </w:rPr>
          <w:t>Nhược điểm của ReactJS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_Toc185793853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7</w:t>
        </w:r>
        <w:r w:rsidR="00A55020" w:rsidRPr="00A55020">
          <w:rPr>
            <w:rFonts w:ascii="Times New Roman" w:hAnsi="Times New Roman" w:cs="Times New Roman"/>
            <w:noProof/>
            <w:webHidden/>
            <w:sz w:val="26"/>
            <w:szCs w:val="26"/>
          </w:rPr>
          <w:fldChar w:fldCharType="end"/>
        </w:r>
      </w:hyperlink>
    </w:p>
    <w:p w14:paraId="5D0E656B" w14:textId="56BA1085" w:rsidR="00A55020" w:rsidRPr="00A55020"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854" w:history="1">
        <w:r w:rsidR="00A55020" w:rsidRPr="00A55020">
          <w:rPr>
            <w:rStyle w:val="Hyperlink"/>
            <w:rFonts w:ascii="Times New Roman" w:hAnsi="Times New Roman" w:cs="Times New Roman"/>
            <w:noProof/>
            <w:sz w:val="26"/>
            <w:szCs w:val="26"/>
          </w:rPr>
          <w:t>CHƯƠNG 2: XÂ</w:t>
        </w:r>
        <w:r w:rsidR="00A55020" w:rsidRPr="00A55020">
          <w:rPr>
            <w:rStyle w:val="Hyperlink"/>
            <w:rFonts w:ascii="Times New Roman" w:hAnsi="Times New Roman" w:cs="Times New Roman"/>
            <w:noProof/>
            <w:sz w:val="26"/>
            <w:szCs w:val="26"/>
          </w:rPr>
          <w:t>Y</w:t>
        </w:r>
        <w:r w:rsidR="00A55020" w:rsidRPr="00A55020">
          <w:rPr>
            <w:rStyle w:val="Hyperlink"/>
            <w:rFonts w:ascii="Times New Roman" w:hAnsi="Times New Roman" w:cs="Times New Roman"/>
            <w:noProof/>
            <w:sz w:val="26"/>
            <w:szCs w:val="26"/>
          </w:rPr>
          <w:t xml:space="preserve"> DỰNG CHƯƠNG TRÌNH</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_Toc185793854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8</w:t>
        </w:r>
        <w:r w:rsidR="00A55020" w:rsidRPr="00A55020">
          <w:rPr>
            <w:rFonts w:ascii="Times New Roman" w:hAnsi="Times New Roman" w:cs="Times New Roman"/>
            <w:noProof/>
            <w:webHidden/>
            <w:sz w:val="26"/>
            <w:szCs w:val="26"/>
          </w:rPr>
          <w:fldChar w:fldCharType="end"/>
        </w:r>
      </w:hyperlink>
    </w:p>
    <w:p w14:paraId="0C55A120" w14:textId="544692F8"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55" w:history="1">
        <w:r w:rsidR="00A55020" w:rsidRPr="00A55020">
          <w:rPr>
            <w:rStyle w:val="Hyperlink"/>
            <w:rFonts w:ascii="Times New Roman" w:hAnsi="Times New Roman" w:cs="Times New Roman"/>
            <w:noProof/>
            <w:sz w:val="26"/>
            <w:szCs w:val="26"/>
          </w:rPr>
          <w:t>2.1. Đặc tả hệ thống</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_Toc185793855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8</w:t>
        </w:r>
        <w:r w:rsidR="00A55020" w:rsidRPr="00A55020">
          <w:rPr>
            <w:rFonts w:ascii="Times New Roman" w:hAnsi="Times New Roman" w:cs="Times New Roman"/>
            <w:noProof/>
            <w:webHidden/>
            <w:sz w:val="26"/>
            <w:szCs w:val="26"/>
          </w:rPr>
          <w:fldChar w:fldCharType="end"/>
        </w:r>
      </w:hyperlink>
    </w:p>
    <w:p w14:paraId="4C1307A4" w14:textId="5158864F"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56" w:history="1">
        <w:r w:rsidR="00A55020" w:rsidRPr="00A55020">
          <w:rPr>
            <w:rStyle w:val="Hyperlink"/>
            <w:rFonts w:ascii="Times New Roman" w:hAnsi="Times New Roman" w:cs="Times New Roman"/>
            <w:noProof/>
            <w:sz w:val="26"/>
            <w:szCs w:val="26"/>
          </w:rPr>
          <w:t>2.2. Phân tích hệ thống</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_Toc185793856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9</w:t>
        </w:r>
        <w:r w:rsidR="00A55020" w:rsidRPr="00A55020">
          <w:rPr>
            <w:rFonts w:ascii="Times New Roman" w:hAnsi="Times New Roman" w:cs="Times New Roman"/>
            <w:noProof/>
            <w:webHidden/>
            <w:sz w:val="26"/>
            <w:szCs w:val="26"/>
          </w:rPr>
          <w:fldChar w:fldCharType="end"/>
        </w:r>
      </w:hyperlink>
    </w:p>
    <w:p w14:paraId="1118EF34" w14:textId="2F8D5160"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57" w:history="1">
        <w:r w:rsidR="00A55020" w:rsidRPr="00A55020">
          <w:rPr>
            <w:rStyle w:val="Hyperlink"/>
            <w:rFonts w:ascii="Times New Roman" w:hAnsi="Times New Roman" w:cs="Times New Roman"/>
            <w:i/>
            <w:iCs/>
            <w:noProof/>
            <w:sz w:val="26"/>
            <w:szCs w:val="26"/>
          </w:rPr>
          <w:t>2.2.1. Sơ đồ hệ thống</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_Toc185793857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9</w:t>
        </w:r>
        <w:r w:rsidR="00A55020" w:rsidRPr="00A55020">
          <w:rPr>
            <w:rFonts w:ascii="Times New Roman" w:hAnsi="Times New Roman" w:cs="Times New Roman"/>
            <w:noProof/>
            <w:webHidden/>
            <w:sz w:val="26"/>
            <w:szCs w:val="26"/>
          </w:rPr>
          <w:fldChar w:fldCharType="end"/>
        </w:r>
      </w:hyperlink>
    </w:p>
    <w:p w14:paraId="049D6274" w14:textId="18CBF7FF"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58" w:history="1">
        <w:r w:rsidR="00A55020" w:rsidRPr="00A55020">
          <w:rPr>
            <w:rStyle w:val="Hyperlink"/>
            <w:rFonts w:ascii="Times New Roman" w:hAnsi="Times New Roman" w:cs="Times New Roman"/>
            <w:i/>
            <w:iCs/>
            <w:noProof/>
            <w:sz w:val="26"/>
            <w:szCs w:val="26"/>
          </w:rPr>
          <w:t>2.2.2. Sơ đồ Usecase</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_Toc185793858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10</w:t>
        </w:r>
        <w:r w:rsidR="00A55020" w:rsidRPr="00A55020">
          <w:rPr>
            <w:rFonts w:ascii="Times New Roman" w:hAnsi="Times New Roman" w:cs="Times New Roman"/>
            <w:noProof/>
            <w:webHidden/>
            <w:sz w:val="26"/>
            <w:szCs w:val="26"/>
          </w:rPr>
          <w:fldChar w:fldCharType="end"/>
        </w:r>
      </w:hyperlink>
    </w:p>
    <w:p w14:paraId="24D6B756" w14:textId="4BDA759B"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59" w:history="1">
        <w:r w:rsidR="00A55020" w:rsidRPr="00A55020">
          <w:rPr>
            <w:rStyle w:val="Hyperlink"/>
            <w:rFonts w:ascii="Times New Roman" w:hAnsi="Times New Roman" w:cs="Times New Roman"/>
            <w:i/>
            <w:iCs/>
            <w:noProof/>
            <w:sz w:val="26"/>
            <w:szCs w:val="26"/>
          </w:rPr>
          <w:t>2.2.2.1. Sơ đồ Usecase thành phần</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_Toc185793859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11</w:t>
        </w:r>
        <w:r w:rsidR="00A55020" w:rsidRPr="00A55020">
          <w:rPr>
            <w:rFonts w:ascii="Times New Roman" w:hAnsi="Times New Roman" w:cs="Times New Roman"/>
            <w:noProof/>
            <w:webHidden/>
            <w:sz w:val="26"/>
            <w:szCs w:val="26"/>
          </w:rPr>
          <w:fldChar w:fldCharType="end"/>
        </w:r>
      </w:hyperlink>
    </w:p>
    <w:p w14:paraId="5C4424C0" w14:textId="27FE68B1"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60" w:history="1">
        <w:r w:rsidR="00A55020" w:rsidRPr="00A55020">
          <w:rPr>
            <w:rStyle w:val="Hyperlink"/>
            <w:rFonts w:ascii="Times New Roman" w:hAnsi="Times New Roman" w:cs="Times New Roman"/>
            <w:i/>
            <w:iCs/>
            <w:noProof/>
            <w:sz w:val="26"/>
            <w:szCs w:val="26"/>
          </w:rPr>
          <w:t>a. Sơ đồ Usecase đăng nhập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_Toc185793860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11</w:t>
        </w:r>
        <w:r w:rsidR="00A55020" w:rsidRPr="00A55020">
          <w:rPr>
            <w:rFonts w:ascii="Times New Roman" w:hAnsi="Times New Roman" w:cs="Times New Roman"/>
            <w:noProof/>
            <w:webHidden/>
            <w:sz w:val="26"/>
            <w:szCs w:val="26"/>
          </w:rPr>
          <w:fldChar w:fldCharType="end"/>
        </w:r>
      </w:hyperlink>
    </w:p>
    <w:p w14:paraId="3D42B0AB" w14:textId="408D3122"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61" w:history="1">
        <w:r w:rsidR="00A55020" w:rsidRPr="00A55020">
          <w:rPr>
            <w:rStyle w:val="Hyperlink"/>
            <w:rFonts w:ascii="Times New Roman" w:hAnsi="Times New Roman" w:cs="Times New Roman"/>
            <w:i/>
            <w:iCs/>
            <w:noProof/>
            <w:sz w:val="26"/>
            <w:szCs w:val="26"/>
          </w:rPr>
          <w:t>b. Sơ đồ Usecase Trang người dùng</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_Toc185793861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12</w:t>
        </w:r>
        <w:r w:rsidR="00A55020" w:rsidRPr="00A55020">
          <w:rPr>
            <w:rFonts w:ascii="Times New Roman" w:hAnsi="Times New Roman" w:cs="Times New Roman"/>
            <w:noProof/>
            <w:webHidden/>
            <w:sz w:val="26"/>
            <w:szCs w:val="26"/>
          </w:rPr>
          <w:fldChar w:fldCharType="end"/>
        </w:r>
      </w:hyperlink>
    </w:p>
    <w:p w14:paraId="42805E92" w14:textId="340F30A6"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62" w:history="1">
        <w:r w:rsidR="00A55020" w:rsidRPr="00A55020">
          <w:rPr>
            <w:rStyle w:val="Hyperlink"/>
            <w:rFonts w:ascii="Times New Roman" w:hAnsi="Times New Roman" w:cs="Times New Roman"/>
            <w:i/>
            <w:iCs/>
            <w:noProof/>
            <w:sz w:val="26"/>
            <w:szCs w:val="26"/>
          </w:rPr>
          <w:t>c. Sơ đồ Usecase trang quản trị</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_Toc185793862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13</w:t>
        </w:r>
        <w:r w:rsidR="00A55020" w:rsidRPr="00A55020">
          <w:rPr>
            <w:rFonts w:ascii="Times New Roman" w:hAnsi="Times New Roman" w:cs="Times New Roman"/>
            <w:noProof/>
            <w:webHidden/>
            <w:sz w:val="26"/>
            <w:szCs w:val="26"/>
          </w:rPr>
          <w:fldChar w:fldCharType="end"/>
        </w:r>
      </w:hyperlink>
    </w:p>
    <w:p w14:paraId="51B8E7B2" w14:textId="4C67C662"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63" w:history="1">
        <w:r w:rsidR="00A55020" w:rsidRPr="00A55020">
          <w:rPr>
            <w:rStyle w:val="Hyperlink"/>
            <w:rFonts w:ascii="Times New Roman" w:hAnsi="Times New Roman" w:cs="Times New Roman"/>
            <w:i/>
            <w:iCs/>
            <w:noProof/>
            <w:sz w:val="26"/>
            <w:szCs w:val="26"/>
          </w:rPr>
          <w:t>2.2.3. Sơ đồ Hoạt động</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_Toc185793863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14</w:t>
        </w:r>
        <w:r w:rsidR="00A55020" w:rsidRPr="00A55020">
          <w:rPr>
            <w:rFonts w:ascii="Times New Roman" w:hAnsi="Times New Roman" w:cs="Times New Roman"/>
            <w:noProof/>
            <w:webHidden/>
            <w:sz w:val="26"/>
            <w:szCs w:val="26"/>
          </w:rPr>
          <w:fldChar w:fldCharType="end"/>
        </w:r>
      </w:hyperlink>
    </w:p>
    <w:p w14:paraId="3D9D7DA4" w14:textId="1EFF8209"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64" w:history="1">
        <w:r w:rsidR="00A55020" w:rsidRPr="00A55020">
          <w:rPr>
            <w:rStyle w:val="Hyperlink"/>
            <w:rFonts w:ascii="Times New Roman" w:hAnsi="Times New Roman" w:cs="Times New Roman"/>
            <w:i/>
            <w:iCs/>
            <w:noProof/>
            <w:sz w:val="26"/>
            <w:szCs w:val="26"/>
          </w:rPr>
          <w:t>2.2.3.1. Sơ đồ hoạt động đăng ký tài khoản</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_Toc185793864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14</w:t>
        </w:r>
        <w:r w:rsidR="00A55020" w:rsidRPr="00A55020">
          <w:rPr>
            <w:rFonts w:ascii="Times New Roman" w:hAnsi="Times New Roman" w:cs="Times New Roman"/>
            <w:noProof/>
            <w:webHidden/>
            <w:sz w:val="26"/>
            <w:szCs w:val="26"/>
          </w:rPr>
          <w:fldChar w:fldCharType="end"/>
        </w:r>
      </w:hyperlink>
    </w:p>
    <w:p w14:paraId="5DE9DE95" w14:textId="2E5DC205"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65" w:history="1">
        <w:r w:rsidR="00A55020" w:rsidRPr="00A55020">
          <w:rPr>
            <w:rStyle w:val="Hyperlink"/>
            <w:rFonts w:ascii="Times New Roman" w:hAnsi="Times New Roman" w:cs="Times New Roman"/>
            <w:i/>
            <w:iCs/>
            <w:noProof/>
            <w:sz w:val="26"/>
            <w:szCs w:val="26"/>
          </w:rPr>
          <w:t>2.2.3.2. Sơ đồ hoạt động hệ thống chấm bài tự động</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_Toc185793865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15</w:t>
        </w:r>
        <w:r w:rsidR="00A55020" w:rsidRPr="00A55020">
          <w:rPr>
            <w:rFonts w:ascii="Times New Roman" w:hAnsi="Times New Roman" w:cs="Times New Roman"/>
            <w:noProof/>
            <w:webHidden/>
            <w:sz w:val="26"/>
            <w:szCs w:val="26"/>
          </w:rPr>
          <w:fldChar w:fldCharType="end"/>
        </w:r>
      </w:hyperlink>
    </w:p>
    <w:p w14:paraId="700CEA72" w14:textId="4117060F"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66" w:history="1">
        <w:r w:rsidR="00A55020" w:rsidRPr="00A55020">
          <w:rPr>
            <w:rStyle w:val="Hyperlink"/>
            <w:rFonts w:ascii="Times New Roman" w:hAnsi="Times New Roman" w:cs="Times New Roman"/>
            <w:i/>
            <w:iCs/>
            <w:noProof/>
            <w:sz w:val="26"/>
            <w:szCs w:val="26"/>
          </w:rPr>
          <w:t>2.2.4. Sơ đồ lớp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_Toc185793866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16</w:t>
        </w:r>
        <w:r w:rsidR="00A55020" w:rsidRPr="00A55020">
          <w:rPr>
            <w:rFonts w:ascii="Times New Roman" w:hAnsi="Times New Roman" w:cs="Times New Roman"/>
            <w:noProof/>
            <w:webHidden/>
            <w:sz w:val="26"/>
            <w:szCs w:val="26"/>
          </w:rPr>
          <w:fldChar w:fldCharType="end"/>
        </w:r>
      </w:hyperlink>
    </w:p>
    <w:p w14:paraId="3A8AFBF8" w14:textId="22F9D6C4"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67" w:history="1">
        <w:r w:rsidR="00A55020" w:rsidRPr="00A55020">
          <w:rPr>
            <w:rStyle w:val="Hyperlink"/>
            <w:rFonts w:ascii="Times New Roman" w:hAnsi="Times New Roman" w:cs="Times New Roman"/>
            <w:noProof/>
            <w:sz w:val="26"/>
            <w:szCs w:val="26"/>
          </w:rPr>
          <w:t>2.3. Thiết kế CSDL</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_Toc185793867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16</w:t>
        </w:r>
        <w:r w:rsidR="00A55020" w:rsidRPr="00A55020">
          <w:rPr>
            <w:rFonts w:ascii="Times New Roman" w:hAnsi="Times New Roman" w:cs="Times New Roman"/>
            <w:noProof/>
            <w:webHidden/>
            <w:sz w:val="26"/>
            <w:szCs w:val="26"/>
          </w:rPr>
          <w:fldChar w:fldCharType="end"/>
        </w:r>
      </w:hyperlink>
    </w:p>
    <w:p w14:paraId="00F129F2" w14:textId="07DB05FB"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68" w:history="1">
        <w:r w:rsidR="00A55020" w:rsidRPr="00A55020">
          <w:rPr>
            <w:rStyle w:val="Hyperlink"/>
            <w:rFonts w:ascii="Times New Roman" w:hAnsi="Times New Roman" w:cs="Times New Roman"/>
            <w:i/>
            <w:iCs/>
            <w:noProof/>
            <w:sz w:val="26"/>
            <w:szCs w:val="26"/>
          </w:rPr>
          <w:t>2.3.1. Bảng Problems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_Toc185793868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16</w:t>
        </w:r>
        <w:r w:rsidR="00A55020" w:rsidRPr="00A55020">
          <w:rPr>
            <w:rFonts w:ascii="Times New Roman" w:hAnsi="Times New Roman" w:cs="Times New Roman"/>
            <w:noProof/>
            <w:webHidden/>
            <w:sz w:val="26"/>
            <w:szCs w:val="26"/>
          </w:rPr>
          <w:fldChar w:fldCharType="end"/>
        </w:r>
      </w:hyperlink>
    </w:p>
    <w:p w14:paraId="3EE2DC04" w14:textId="31085343"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69" w:history="1">
        <w:r w:rsidR="00A55020" w:rsidRPr="00A55020">
          <w:rPr>
            <w:rStyle w:val="Hyperlink"/>
            <w:rFonts w:ascii="Times New Roman" w:hAnsi="Times New Roman" w:cs="Times New Roman"/>
            <w:i/>
            <w:iCs/>
            <w:noProof/>
            <w:sz w:val="26"/>
            <w:szCs w:val="26"/>
          </w:rPr>
          <w:t>2.3.2. Bảng Members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_Toc185793869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17</w:t>
        </w:r>
        <w:r w:rsidR="00A55020" w:rsidRPr="00A55020">
          <w:rPr>
            <w:rFonts w:ascii="Times New Roman" w:hAnsi="Times New Roman" w:cs="Times New Roman"/>
            <w:noProof/>
            <w:webHidden/>
            <w:sz w:val="26"/>
            <w:szCs w:val="26"/>
          </w:rPr>
          <w:fldChar w:fldCharType="end"/>
        </w:r>
      </w:hyperlink>
    </w:p>
    <w:p w14:paraId="201F5AA6" w14:textId="6B9CF87D"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0" w:history="1">
        <w:r w:rsidR="00A55020" w:rsidRPr="00A55020">
          <w:rPr>
            <w:rStyle w:val="Hyperlink"/>
            <w:rFonts w:ascii="Times New Roman" w:hAnsi="Times New Roman" w:cs="Times New Roman"/>
            <w:i/>
            <w:iCs/>
            <w:noProof/>
            <w:sz w:val="26"/>
            <w:szCs w:val="26"/>
          </w:rPr>
          <w:t>2.3.3. Bảng Groups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_Toc185793870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17</w:t>
        </w:r>
        <w:r w:rsidR="00A55020" w:rsidRPr="00A55020">
          <w:rPr>
            <w:rFonts w:ascii="Times New Roman" w:hAnsi="Times New Roman" w:cs="Times New Roman"/>
            <w:noProof/>
            <w:webHidden/>
            <w:sz w:val="26"/>
            <w:szCs w:val="26"/>
          </w:rPr>
          <w:fldChar w:fldCharType="end"/>
        </w:r>
      </w:hyperlink>
    </w:p>
    <w:p w14:paraId="6DE56566" w14:textId="1F208450"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1" w:history="1">
        <w:r w:rsidR="00A55020" w:rsidRPr="00A55020">
          <w:rPr>
            <w:rStyle w:val="Hyperlink"/>
            <w:rFonts w:ascii="Times New Roman" w:hAnsi="Times New Roman" w:cs="Times New Roman"/>
            <w:i/>
            <w:iCs/>
            <w:noProof/>
            <w:sz w:val="26"/>
            <w:szCs w:val="26"/>
          </w:rPr>
          <w:t>2.3.4. Bảng Accounts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_Toc185793871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17</w:t>
        </w:r>
        <w:r w:rsidR="00A55020" w:rsidRPr="00A55020">
          <w:rPr>
            <w:rFonts w:ascii="Times New Roman" w:hAnsi="Times New Roman" w:cs="Times New Roman"/>
            <w:noProof/>
            <w:webHidden/>
            <w:sz w:val="26"/>
            <w:szCs w:val="26"/>
          </w:rPr>
          <w:fldChar w:fldCharType="end"/>
        </w:r>
      </w:hyperlink>
    </w:p>
    <w:p w14:paraId="146FE4C1" w14:textId="64648890"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2" w:history="1">
        <w:r w:rsidR="00A55020" w:rsidRPr="00A55020">
          <w:rPr>
            <w:rStyle w:val="Hyperlink"/>
            <w:rFonts w:ascii="Times New Roman" w:hAnsi="Times New Roman" w:cs="Times New Roman"/>
            <w:i/>
            <w:iCs/>
            <w:noProof/>
            <w:sz w:val="26"/>
            <w:szCs w:val="26"/>
          </w:rPr>
          <w:t>2.3.5. Bảng DetailSubmits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_Toc185793872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18</w:t>
        </w:r>
        <w:r w:rsidR="00A55020" w:rsidRPr="00A55020">
          <w:rPr>
            <w:rFonts w:ascii="Times New Roman" w:hAnsi="Times New Roman" w:cs="Times New Roman"/>
            <w:noProof/>
            <w:webHidden/>
            <w:sz w:val="26"/>
            <w:szCs w:val="26"/>
          </w:rPr>
          <w:fldChar w:fldCharType="end"/>
        </w:r>
      </w:hyperlink>
    </w:p>
    <w:p w14:paraId="23A78CC4" w14:textId="7CADDF8B"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3" w:history="1">
        <w:r w:rsidR="00A55020" w:rsidRPr="00A55020">
          <w:rPr>
            <w:rStyle w:val="Hyperlink"/>
            <w:rFonts w:ascii="Times New Roman" w:hAnsi="Times New Roman" w:cs="Times New Roman"/>
            <w:i/>
            <w:iCs/>
            <w:noProof/>
            <w:sz w:val="26"/>
            <w:szCs w:val="26"/>
          </w:rPr>
          <w:t>2.3.6. Bảng Languages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_Toc185793873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18</w:t>
        </w:r>
        <w:r w:rsidR="00A55020" w:rsidRPr="00A55020">
          <w:rPr>
            <w:rFonts w:ascii="Times New Roman" w:hAnsi="Times New Roman" w:cs="Times New Roman"/>
            <w:noProof/>
            <w:webHidden/>
            <w:sz w:val="26"/>
            <w:szCs w:val="26"/>
          </w:rPr>
          <w:fldChar w:fldCharType="end"/>
        </w:r>
      </w:hyperlink>
    </w:p>
    <w:p w14:paraId="6DD00E12" w14:textId="41DA25EA"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4" w:history="1">
        <w:r w:rsidR="00A55020" w:rsidRPr="00A55020">
          <w:rPr>
            <w:rStyle w:val="Hyperlink"/>
            <w:rFonts w:ascii="Times New Roman" w:hAnsi="Times New Roman" w:cs="Times New Roman"/>
            <w:i/>
            <w:iCs/>
            <w:noProof/>
            <w:sz w:val="26"/>
            <w:szCs w:val="26"/>
          </w:rPr>
          <w:t>2.3.7. Bảng News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_Toc185793874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18</w:t>
        </w:r>
        <w:r w:rsidR="00A55020" w:rsidRPr="00A55020">
          <w:rPr>
            <w:rFonts w:ascii="Times New Roman" w:hAnsi="Times New Roman" w:cs="Times New Roman"/>
            <w:noProof/>
            <w:webHidden/>
            <w:sz w:val="26"/>
            <w:szCs w:val="26"/>
          </w:rPr>
          <w:fldChar w:fldCharType="end"/>
        </w:r>
      </w:hyperlink>
    </w:p>
    <w:p w14:paraId="61B8C4B2" w14:textId="50FD8233"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5" w:history="1">
        <w:r w:rsidR="00A55020" w:rsidRPr="00A55020">
          <w:rPr>
            <w:rStyle w:val="Hyperlink"/>
            <w:rFonts w:ascii="Times New Roman" w:hAnsi="Times New Roman" w:cs="Times New Roman"/>
            <w:i/>
            <w:iCs/>
            <w:noProof/>
            <w:sz w:val="26"/>
            <w:szCs w:val="26"/>
          </w:rPr>
          <w:t>2.3.8. Bảng Otp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_Toc185793875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19</w:t>
        </w:r>
        <w:r w:rsidR="00A55020" w:rsidRPr="00A55020">
          <w:rPr>
            <w:rFonts w:ascii="Times New Roman" w:hAnsi="Times New Roman" w:cs="Times New Roman"/>
            <w:noProof/>
            <w:webHidden/>
            <w:sz w:val="26"/>
            <w:szCs w:val="26"/>
          </w:rPr>
          <w:fldChar w:fldCharType="end"/>
        </w:r>
      </w:hyperlink>
    </w:p>
    <w:p w14:paraId="085EB9C2" w14:textId="4D430F9F"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6" w:history="1">
        <w:r w:rsidR="00A55020" w:rsidRPr="00A55020">
          <w:rPr>
            <w:rStyle w:val="Hyperlink"/>
            <w:rFonts w:ascii="Times New Roman" w:hAnsi="Times New Roman" w:cs="Times New Roman"/>
            <w:i/>
            <w:iCs/>
            <w:noProof/>
            <w:sz w:val="26"/>
            <w:szCs w:val="26"/>
          </w:rPr>
          <w:t>2.3.9. Bảng ProblemLanguages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_Toc185793876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19</w:t>
        </w:r>
        <w:r w:rsidR="00A55020" w:rsidRPr="00A55020">
          <w:rPr>
            <w:rFonts w:ascii="Times New Roman" w:hAnsi="Times New Roman" w:cs="Times New Roman"/>
            <w:noProof/>
            <w:webHidden/>
            <w:sz w:val="26"/>
            <w:szCs w:val="26"/>
          </w:rPr>
          <w:fldChar w:fldCharType="end"/>
        </w:r>
      </w:hyperlink>
    </w:p>
    <w:p w14:paraId="3508F9D4" w14:textId="4BD6CB3B"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7" w:history="1">
        <w:r w:rsidR="00A55020" w:rsidRPr="00A55020">
          <w:rPr>
            <w:rStyle w:val="Hyperlink"/>
            <w:rFonts w:ascii="Times New Roman" w:hAnsi="Times New Roman" w:cs="Times New Roman"/>
            <w:i/>
            <w:iCs/>
            <w:noProof/>
            <w:sz w:val="26"/>
            <w:szCs w:val="26"/>
          </w:rPr>
          <w:t>2.3.10. Bảng Submits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_Toc185793877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19</w:t>
        </w:r>
        <w:r w:rsidR="00A55020" w:rsidRPr="00A55020">
          <w:rPr>
            <w:rFonts w:ascii="Times New Roman" w:hAnsi="Times New Roman" w:cs="Times New Roman"/>
            <w:noProof/>
            <w:webHidden/>
            <w:sz w:val="26"/>
            <w:szCs w:val="26"/>
          </w:rPr>
          <w:fldChar w:fldCharType="end"/>
        </w:r>
      </w:hyperlink>
    </w:p>
    <w:p w14:paraId="34651641" w14:textId="5A1DB3EB"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8" w:history="1">
        <w:r w:rsidR="00A55020" w:rsidRPr="00A55020">
          <w:rPr>
            <w:rStyle w:val="Hyperlink"/>
            <w:rFonts w:ascii="Times New Roman" w:hAnsi="Times New Roman" w:cs="Times New Roman"/>
            <w:i/>
            <w:iCs/>
            <w:noProof/>
            <w:sz w:val="26"/>
            <w:szCs w:val="26"/>
          </w:rPr>
          <w:t>2.3.11. Bảng TestFiles</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_Toc185793878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20</w:t>
        </w:r>
        <w:r w:rsidR="00A55020" w:rsidRPr="00A55020">
          <w:rPr>
            <w:rFonts w:ascii="Times New Roman" w:hAnsi="Times New Roman" w:cs="Times New Roman"/>
            <w:noProof/>
            <w:webHidden/>
            <w:sz w:val="26"/>
            <w:szCs w:val="26"/>
          </w:rPr>
          <w:fldChar w:fldCharType="end"/>
        </w:r>
      </w:hyperlink>
    </w:p>
    <w:p w14:paraId="25138618" w14:textId="66E6952E"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79" w:history="1">
        <w:r w:rsidR="00A55020" w:rsidRPr="00A55020">
          <w:rPr>
            <w:rStyle w:val="Hyperlink"/>
            <w:rFonts w:ascii="Times New Roman" w:hAnsi="Times New Roman" w:cs="Times New Roman"/>
            <w:i/>
            <w:iCs/>
            <w:noProof/>
            <w:sz w:val="26"/>
            <w:szCs w:val="26"/>
          </w:rPr>
          <w:t>2.3.12. Sơ đồ Diagram Database</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_Toc185793879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20</w:t>
        </w:r>
        <w:r w:rsidR="00A55020" w:rsidRPr="00A55020">
          <w:rPr>
            <w:rFonts w:ascii="Times New Roman" w:hAnsi="Times New Roman" w:cs="Times New Roman"/>
            <w:noProof/>
            <w:webHidden/>
            <w:sz w:val="26"/>
            <w:szCs w:val="26"/>
          </w:rPr>
          <w:fldChar w:fldCharType="end"/>
        </w:r>
      </w:hyperlink>
    </w:p>
    <w:p w14:paraId="790C0F52" w14:textId="2F31FF74"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80" w:history="1">
        <w:r w:rsidR="00A55020" w:rsidRPr="00A55020">
          <w:rPr>
            <w:rStyle w:val="Hyperlink"/>
            <w:rFonts w:ascii="Times New Roman" w:hAnsi="Times New Roman" w:cs="Times New Roman"/>
            <w:noProof/>
            <w:sz w:val="26"/>
            <w:szCs w:val="26"/>
          </w:rPr>
          <w:t>2.4. Một số giải thuật tiêu biểu</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_Toc185793880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21</w:t>
        </w:r>
        <w:r w:rsidR="00A55020" w:rsidRPr="00A55020">
          <w:rPr>
            <w:rFonts w:ascii="Times New Roman" w:hAnsi="Times New Roman" w:cs="Times New Roman"/>
            <w:noProof/>
            <w:webHidden/>
            <w:sz w:val="26"/>
            <w:szCs w:val="26"/>
          </w:rPr>
          <w:fldChar w:fldCharType="end"/>
        </w:r>
      </w:hyperlink>
    </w:p>
    <w:p w14:paraId="5EB4BD5D" w14:textId="5E083E30"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81" w:history="1">
        <w:r w:rsidR="00A55020" w:rsidRPr="00A55020">
          <w:rPr>
            <w:rStyle w:val="Hyperlink"/>
            <w:rFonts w:ascii="Times New Roman" w:hAnsi="Times New Roman" w:cs="Times New Roman"/>
            <w:i/>
            <w:iCs/>
            <w:noProof/>
            <w:sz w:val="26"/>
            <w:szCs w:val="26"/>
          </w:rPr>
          <w:t>2.4.1. Giải thuật Send Mail</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_Toc185793881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21</w:t>
        </w:r>
        <w:r w:rsidR="00A55020" w:rsidRPr="00A55020">
          <w:rPr>
            <w:rFonts w:ascii="Times New Roman" w:hAnsi="Times New Roman" w:cs="Times New Roman"/>
            <w:noProof/>
            <w:webHidden/>
            <w:sz w:val="26"/>
            <w:szCs w:val="26"/>
          </w:rPr>
          <w:fldChar w:fldCharType="end"/>
        </w:r>
      </w:hyperlink>
    </w:p>
    <w:p w14:paraId="56D18D4C" w14:textId="4B0F116B"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82" w:history="1">
        <w:r w:rsidR="00A55020" w:rsidRPr="00A55020">
          <w:rPr>
            <w:rStyle w:val="Hyperlink"/>
            <w:rFonts w:ascii="Times New Roman" w:hAnsi="Times New Roman" w:cs="Times New Roman"/>
            <w:i/>
            <w:iCs/>
            <w:noProof/>
            <w:sz w:val="26"/>
            <w:szCs w:val="26"/>
          </w:rPr>
          <w:t>2.4.2. Giải thuật biên dịch và chấm điểm bài nộp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_Toc185793882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23</w:t>
        </w:r>
        <w:r w:rsidR="00A55020" w:rsidRPr="00A55020">
          <w:rPr>
            <w:rFonts w:ascii="Times New Roman" w:hAnsi="Times New Roman" w:cs="Times New Roman"/>
            <w:noProof/>
            <w:webHidden/>
            <w:sz w:val="26"/>
            <w:szCs w:val="26"/>
          </w:rPr>
          <w:fldChar w:fldCharType="end"/>
        </w:r>
      </w:hyperlink>
    </w:p>
    <w:p w14:paraId="402687C2" w14:textId="131D71B6"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883" w:history="1">
        <w:r w:rsidR="00A55020" w:rsidRPr="00A55020">
          <w:rPr>
            <w:rStyle w:val="Hyperlink"/>
            <w:rFonts w:ascii="Times New Roman" w:hAnsi="Times New Roman" w:cs="Times New Roman"/>
            <w:noProof/>
            <w:sz w:val="26"/>
            <w:szCs w:val="26"/>
          </w:rPr>
          <w:t>2.5. Phát triển hệ thống</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_Toc185793883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27</w:t>
        </w:r>
        <w:r w:rsidR="00A55020" w:rsidRPr="00A55020">
          <w:rPr>
            <w:rFonts w:ascii="Times New Roman" w:hAnsi="Times New Roman" w:cs="Times New Roman"/>
            <w:noProof/>
            <w:webHidden/>
            <w:sz w:val="26"/>
            <w:szCs w:val="26"/>
          </w:rPr>
          <w:fldChar w:fldCharType="end"/>
        </w:r>
      </w:hyperlink>
    </w:p>
    <w:p w14:paraId="2132ED94" w14:textId="1A447D7A"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84" w:history="1">
        <w:r w:rsidR="00A55020" w:rsidRPr="00A55020">
          <w:rPr>
            <w:rStyle w:val="Hyperlink"/>
            <w:rFonts w:ascii="Times New Roman" w:hAnsi="Times New Roman" w:cs="Times New Roman"/>
            <w:i/>
            <w:iCs/>
            <w:noProof/>
            <w:sz w:val="26"/>
            <w:szCs w:val="26"/>
          </w:rPr>
          <w:t>2.5.1. Công cụ và môi trường phát triển</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_Toc185793884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27</w:t>
        </w:r>
        <w:r w:rsidR="00A55020" w:rsidRPr="00A55020">
          <w:rPr>
            <w:rFonts w:ascii="Times New Roman" w:hAnsi="Times New Roman" w:cs="Times New Roman"/>
            <w:noProof/>
            <w:webHidden/>
            <w:sz w:val="26"/>
            <w:szCs w:val="26"/>
          </w:rPr>
          <w:fldChar w:fldCharType="end"/>
        </w:r>
      </w:hyperlink>
    </w:p>
    <w:p w14:paraId="39D100E9" w14:textId="5485E2FB" w:rsidR="00A55020" w:rsidRPr="00A55020" w:rsidRDefault="00CA00B5">
      <w:pPr>
        <w:pStyle w:val="TOC3"/>
        <w:tabs>
          <w:tab w:val="right" w:leader="dot" w:pos="9064"/>
        </w:tabs>
        <w:rPr>
          <w:rFonts w:ascii="Times New Roman" w:eastAsiaTheme="minorEastAsia" w:hAnsi="Times New Roman" w:cs="Times New Roman"/>
          <w:noProof/>
          <w:kern w:val="0"/>
          <w:sz w:val="26"/>
          <w:szCs w:val="26"/>
          <w14:ligatures w14:val="none"/>
        </w:rPr>
      </w:pPr>
      <w:hyperlink w:anchor="_Toc185793885" w:history="1">
        <w:r w:rsidR="00A55020" w:rsidRPr="00A55020">
          <w:rPr>
            <w:rStyle w:val="Hyperlink"/>
            <w:rFonts w:ascii="Times New Roman" w:hAnsi="Times New Roman" w:cs="Times New Roman"/>
            <w:i/>
            <w:iCs/>
            <w:noProof/>
            <w:sz w:val="26"/>
            <w:szCs w:val="26"/>
          </w:rPr>
          <w:t>2.5.2. Một số giao diện chính của chương trình</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_Toc185793885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28</w:t>
        </w:r>
        <w:r w:rsidR="00A55020" w:rsidRPr="00A55020">
          <w:rPr>
            <w:rFonts w:ascii="Times New Roman" w:hAnsi="Times New Roman" w:cs="Times New Roman"/>
            <w:noProof/>
            <w:webHidden/>
            <w:sz w:val="26"/>
            <w:szCs w:val="26"/>
          </w:rPr>
          <w:fldChar w:fldCharType="end"/>
        </w:r>
      </w:hyperlink>
    </w:p>
    <w:p w14:paraId="221CC2B0" w14:textId="26A02654"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86" w:history="1">
        <w:r w:rsidR="00A55020" w:rsidRPr="00A55020">
          <w:rPr>
            <w:rStyle w:val="Hyperlink"/>
            <w:rFonts w:ascii="Times New Roman" w:hAnsi="Times New Roman" w:cs="Times New Roman"/>
            <w:i/>
            <w:iCs/>
            <w:noProof/>
            <w:sz w:val="26"/>
            <w:szCs w:val="26"/>
          </w:rPr>
          <w:t>2.5.2.1. Giao diện trang chủ</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_Toc185793886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28</w:t>
        </w:r>
        <w:r w:rsidR="00A55020" w:rsidRPr="00A55020">
          <w:rPr>
            <w:rFonts w:ascii="Times New Roman" w:hAnsi="Times New Roman" w:cs="Times New Roman"/>
            <w:noProof/>
            <w:webHidden/>
            <w:sz w:val="26"/>
            <w:szCs w:val="26"/>
          </w:rPr>
          <w:fldChar w:fldCharType="end"/>
        </w:r>
      </w:hyperlink>
    </w:p>
    <w:p w14:paraId="44659DD3" w14:textId="7C29B753"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87" w:history="1">
        <w:r w:rsidR="00A55020" w:rsidRPr="00A55020">
          <w:rPr>
            <w:rStyle w:val="Hyperlink"/>
            <w:rFonts w:ascii="Times New Roman" w:hAnsi="Times New Roman" w:cs="Times New Roman"/>
            <w:i/>
            <w:iCs/>
            <w:noProof/>
            <w:sz w:val="26"/>
            <w:szCs w:val="26"/>
          </w:rPr>
          <w:t>2.5.2.2. Giao diện Bài tập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_Toc185793887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29</w:t>
        </w:r>
        <w:r w:rsidR="00A55020" w:rsidRPr="00A55020">
          <w:rPr>
            <w:rFonts w:ascii="Times New Roman" w:hAnsi="Times New Roman" w:cs="Times New Roman"/>
            <w:noProof/>
            <w:webHidden/>
            <w:sz w:val="26"/>
            <w:szCs w:val="26"/>
          </w:rPr>
          <w:fldChar w:fldCharType="end"/>
        </w:r>
      </w:hyperlink>
    </w:p>
    <w:p w14:paraId="096470DC" w14:textId="79AEB4E4"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88" w:history="1">
        <w:r w:rsidR="00A55020" w:rsidRPr="00A55020">
          <w:rPr>
            <w:rStyle w:val="Hyperlink"/>
            <w:rFonts w:ascii="Times New Roman" w:hAnsi="Times New Roman" w:cs="Times New Roman"/>
            <w:i/>
            <w:iCs/>
            <w:noProof/>
            <w:sz w:val="26"/>
            <w:szCs w:val="26"/>
          </w:rPr>
          <w:t>2.5.2.3. Giao diện Các bài nộp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_Toc185793888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30</w:t>
        </w:r>
        <w:r w:rsidR="00A55020" w:rsidRPr="00A55020">
          <w:rPr>
            <w:rFonts w:ascii="Times New Roman" w:hAnsi="Times New Roman" w:cs="Times New Roman"/>
            <w:noProof/>
            <w:webHidden/>
            <w:sz w:val="26"/>
            <w:szCs w:val="26"/>
          </w:rPr>
          <w:fldChar w:fldCharType="end"/>
        </w:r>
      </w:hyperlink>
    </w:p>
    <w:p w14:paraId="6D4A6D27" w14:textId="71C192F8"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89" w:history="1">
        <w:r w:rsidR="00A55020" w:rsidRPr="00A55020">
          <w:rPr>
            <w:rStyle w:val="Hyperlink"/>
            <w:rFonts w:ascii="Times New Roman" w:hAnsi="Times New Roman" w:cs="Times New Roman"/>
            <w:i/>
            <w:iCs/>
            <w:noProof/>
            <w:sz w:val="26"/>
            <w:szCs w:val="26"/>
          </w:rPr>
          <w:t>2.5.2.4. Giao diện Thành viên</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_Toc185793889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31</w:t>
        </w:r>
        <w:r w:rsidR="00A55020" w:rsidRPr="00A55020">
          <w:rPr>
            <w:rFonts w:ascii="Times New Roman" w:hAnsi="Times New Roman" w:cs="Times New Roman"/>
            <w:noProof/>
            <w:webHidden/>
            <w:sz w:val="26"/>
            <w:szCs w:val="26"/>
          </w:rPr>
          <w:fldChar w:fldCharType="end"/>
        </w:r>
      </w:hyperlink>
    </w:p>
    <w:p w14:paraId="5B4A6B13" w14:textId="764C8FF1"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0" w:history="1">
        <w:r w:rsidR="00A55020" w:rsidRPr="00A55020">
          <w:rPr>
            <w:rStyle w:val="Hyperlink"/>
            <w:rFonts w:ascii="Times New Roman" w:hAnsi="Times New Roman" w:cs="Times New Roman"/>
            <w:i/>
            <w:iCs/>
            <w:noProof/>
            <w:sz w:val="26"/>
            <w:szCs w:val="26"/>
          </w:rPr>
          <w:t>2.5.2.5. Giao diện Chi tiết bài tập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_Toc185793890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32</w:t>
        </w:r>
        <w:r w:rsidR="00A55020" w:rsidRPr="00A55020">
          <w:rPr>
            <w:rFonts w:ascii="Times New Roman" w:hAnsi="Times New Roman" w:cs="Times New Roman"/>
            <w:noProof/>
            <w:webHidden/>
            <w:sz w:val="26"/>
            <w:szCs w:val="26"/>
          </w:rPr>
          <w:fldChar w:fldCharType="end"/>
        </w:r>
      </w:hyperlink>
    </w:p>
    <w:p w14:paraId="50FAA61F" w14:textId="1907B59D"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1" w:history="1">
        <w:r w:rsidR="00A55020" w:rsidRPr="00A55020">
          <w:rPr>
            <w:rStyle w:val="Hyperlink"/>
            <w:rFonts w:ascii="Times New Roman" w:hAnsi="Times New Roman" w:cs="Times New Roman"/>
            <w:i/>
            <w:iCs/>
            <w:noProof/>
            <w:sz w:val="26"/>
            <w:szCs w:val="26"/>
          </w:rPr>
          <w:t>2.5.2.6. Giao diện Nộp bài</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_Toc185793891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33</w:t>
        </w:r>
        <w:r w:rsidR="00A55020" w:rsidRPr="00A55020">
          <w:rPr>
            <w:rFonts w:ascii="Times New Roman" w:hAnsi="Times New Roman" w:cs="Times New Roman"/>
            <w:noProof/>
            <w:webHidden/>
            <w:sz w:val="26"/>
            <w:szCs w:val="26"/>
          </w:rPr>
          <w:fldChar w:fldCharType="end"/>
        </w:r>
      </w:hyperlink>
    </w:p>
    <w:p w14:paraId="3AC3D485" w14:textId="45AA72D1"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2" w:history="1">
        <w:r w:rsidR="00A55020" w:rsidRPr="00A55020">
          <w:rPr>
            <w:rStyle w:val="Hyperlink"/>
            <w:rFonts w:ascii="Times New Roman" w:hAnsi="Times New Roman" w:cs="Times New Roman"/>
            <w:i/>
            <w:iCs/>
            <w:noProof/>
            <w:sz w:val="26"/>
            <w:szCs w:val="26"/>
          </w:rPr>
          <w:t>2.5.2.7. Giao diện Đăng nhập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_Toc185793892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34</w:t>
        </w:r>
        <w:r w:rsidR="00A55020" w:rsidRPr="00A55020">
          <w:rPr>
            <w:rFonts w:ascii="Times New Roman" w:hAnsi="Times New Roman" w:cs="Times New Roman"/>
            <w:noProof/>
            <w:webHidden/>
            <w:sz w:val="26"/>
            <w:szCs w:val="26"/>
          </w:rPr>
          <w:fldChar w:fldCharType="end"/>
        </w:r>
      </w:hyperlink>
    </w:p>
    <w:p w14:paraId="05BCC351" w14:textId="36F97733"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3" w:history="1">
        <w:r w:rsidR="00A55020" w:rsidRPr="00A55020">
          <w:rPr>
            <w:rStyle w:val="Hyperlink"/>
            <w:rFonts w:ascii="Times New Roman" w:hAnsi="Times New Roman" w:cs="Times New Roman"/>
            <w:i/>
            <w:iCs/>
            <w:noProof/>
            <w:sz w:val="26"/>
            <w:szCs w:val="26"/>
          </w:rPr>
          <w:t>2.5.2.8. Giao diện Đăng ký</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_Toc185793893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34</w:t>
        </w:r>
        <w:r w:rsidR="00A55020" w:rsidRPr="00A55020">
          <w:rPr>
            <w:rFonts w:ascii="Times New Roman" w:hAnsi="Times New Roman" w:cs="Times New Roman"/>
            <w:noProof/>
            <w:webHidden/>
            <w:sz w:val="26"/>
            <w:szCs w:val="26"/>
          </w:rPr>
          <w:fldChar w:fldCharType="end"/>
        </w:r>
      </w:hyperlink>
    </w:p>
    <w:p w14:paraId="359DBB77" w14:textId="1967D76A"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4" w:history="1">
        <w:r w:rsidR="00A55020" w:rsidRPr="00A55020">
          <w:rPr>
            <w:rStyle w:val="Hyperlink"/>
            <w:rFonts w:ascii="Times New Roman" w:hAnsi="Times New Roman" w:cs="Times New Roman"/>
            <w:i/>
            <w:iCs/>
            <w:noProof/>
            <w:sz w:val="26"/>
            <w:szCs w:val="26"/>
          </w:rPr>
          <w:t>2.5.2.9. Giao diện Quên mật khẩu</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_Toc185793894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35</w:t>
        </w:r>
        <w:r w:rsidR="00A55020" w:rsidRPr="00A55020">
          <w:rPr>
            <w:rFonts w:ascii="Times New Roman" w:hAnsi="Times New Roman" w:cs="Times New Roman"/>
            <w:noProof/>
            <w:webHidden/>
            <w:sz w:val="26"/>
            <w:szCs w:val="26"/>
          </w:rPr>
          <w:fldChar w:fldCharType="end"/>
        </w:r>
      </w:hyperlink>
    </w:p>
    <w:p w14:paraId="7F2D912E" w14:textId="74E9088A"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5" w:history="1">
        <w:r w:rsidR="00A55020" w:rsidRPr="00A55020">
          <w:rPr>
            <w:rStyle w:val="Hyperlink"/>
            <w:rFonts w:ascii="Times New Roman" w:hAnsi="Times New Roman" w:cs="Times New Roman"/>
            <w:i/>
            <w:iCs/>
            <w:noProof/>
            <w:sz w:val="26"/>
            <w:szCs w:val="26"/>
          </w:rPr>
          <w:t>2.5.2.10. Giao diện Chi tiết bài nộp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_Toc185793895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36</w:t>
        </w:r>
        <w:r w:rsidR="00A55020" w:rsidRPr="00A55020">
          <w:rPr>
            <w:rFonts w:ascii="Times New Roman" w:hAnsi="Times New Roman" w:cs="Times New Roman"/>
            <w:noProof/>
            <w:webHidden/>
            <w:sz w:val="26"/>
            <w:szCs w:val="26"/>
          </w:rPr>
          <w:fldChar w:fldCharType="end"/>
        </w:r>
      </w:hyperlink>
    </w:p>
    <w:p w14:paraId="12278075" w14:textId="3AB049A0"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6" w:history="1">
        <w:r w:rsidR="00A55020" w:rsidRPr="00A55020">
          <w:rPr>
            <w:rStyle w:val="Hyperlink"/>
            <w:rFonts w:ascii="Times New Roman" w:hAnsi="Times New Roman" w:cs="Times New Roman"/>
            <w:i/>
            <w:iCs/>
            <w:noProof/>
            <w:sz w:val="26"/>
            <w:szCs w:val="26"/>
          </w:rPr>
          <w:t>2.5.2.11. Giao diện chi tiết code đã nộp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_Toc185793896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37</w:t>
        </w:r>
        <w:r w:rsidR="00A55020" w:rsidRPr="00A55020">
          <w:rPr>
            <w:rFonts w:ascii="Times New Roman" w:hAnsi="Times New Roman" w:cs="Times New Roman"/>
            <w:noProof/>
            <w:webHidden/>
            <w:sz w:val="26"/>
            <w:szCs w:val="26"/>
          </w:rPr>
          <w:fldChar w:fldCharType="end"/>
        </w:r>
      </w:hyperlink>
    </w:p>
    <w:p w14:paraId="1077CDF7" w14:textId="6580F6A1"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7" w:history="1">
        <w:r w:rsidR="00A55020" w:rsidRPr="00A55020">
          <w:rPr>
            <w:rStyle w:val="Hyperlink"/>
            <w:rFonts w:ascii="Times New Roman" w:hAnsi="Times New Roman" w:cs="Times New Roman"/>
            <w:i/>
            <w:iCs/>
            <w:noProof/>
            <w:sz w:val="26"/>
            <w:szCs w:val="26"/>
          </w:rPr>
          <w:t>2.5.2.12. Giao diện Trang cá nhân</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_Toc185793897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38</w:t>
        </w:r>
        <w:r w:rsidR="00A55020" w:rsidRPr="00A55020">
          <w:rPr>
            <w:rFonts w:ascii="Times New Roman" w:hAnsi="Times New Roman" w:cs="Times New Roman"/>
            <w:noProof/>
            <w:webHidden/>
            <w:sz w:val="26"/>
            <w:szCs w:val="26"/>
          </w:rPr>
          <w:fldChar w:fldCharType="end"/>
        </w:r>
      </w:hyperlink>
    </w:p>
    <w:p w14:paraId="5F253ED1" w14:textId="48367498"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8" w:history="1">
        <w:r w:rsidR="00A55020" w:rsidRPr="00A55020">
          <w:rPr>
            <w:rStyle w:val="Hyperlink"/>
            <w:rFonts w:ascii="Times New Roman" w:hAnsi="Times New Roman" w:cs="Times New Roman"/>
            <w:i/>
            <w:iCs/>
            <w:noProof/>
            <w:sz w:val="26"/>
            <w:szCs w:val="26"/>
          </w:rPr>
          <w:t>2.5.2.13. Giao diện Thống kê bài nộp</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_Toc185793898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39</w:t>
        </w:r>
        <w:r w:rsidR="00A55020" w:rsidRPr="00A55020">
          <w:rPr>
            <w:rFonts w:ascii="Times New Roman" w:hAnsi="Times New Roman" w:cs="Times New Roman"/>
            <w:noProof/>
            <w:webHidden/>
            <w:sz w:val="26"/>
            <w:szCs w:val="26"/>
          </w:rPr>
          <w:fldChar w:fldCharType="end"/>
        </w:r>
      </w:hyperlink>
    </w:p>
    <w:p w14:paraId="32E7B9B5" w14:textId="173771B0"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899" w:history="1">
        <w:r w:rsidR="00A55020" w:rsidRPr="00A55020">
          <w:rPr>
            <w:rStyle w:val="Hyperlink"/>
            <w:rFonts w:ascii="Times New Roman" w:hAnsi="Times New Roman" w:cs="Times New Roman"/>
            <w:i/>
            <w:iCs/>
            <w:noProof/>
            <w:sz w:val="26"/>
            <w:szCs w:val="26"/>
          </w:rPr>
          <w:t>2.5.2.14. Giao diện Đổi mật khẩu</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_Toc185793899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40</w:t>
        </w:r>
        <w:r w:rsidR="00A55020" w:rsidRPr="00A55020">
          <w:rPr>
            <w:rFonts w:ascii="Times New Roman" w:hAnsi="Times New Roman" w:cs="Times New Roman"/>
            <w:noProof/>
            <w:webHidden/>
            <w:sz w:val="26"/>
            <w:szCs w:val="26"/>
          </w:rPr>
          <w:fldChar w:fldCharType="end"/>
        </w:r>
      </w:hyperlink>
    </w:p>
    <w:p w14:paraId="7ECC302A" w14:textId="05DBDA27" w:rsidR="00A55020" w:rsidRPr="00A55020" w:rsidRDefault="00CA00B5">
      <w:pPr>
        <w:pStyle w:val="TOC4"/>
        <w:tabs>
          <w:tab w:val="right" w:leader="dot" w:pos="9064"/>
        </w:tabs>
        <w:rPr>
          <w:rFonts w:ascii="Times New Roman" w:eastAsiaTheme="minorEastAsia" w:hAnsi="Times New Roman" w:cs="Times New Roman"/>
          <w:noProof/>
          <w:kern w:val="0"/>
          <w:sz w:val="26"/>
          <w:szCs w:val="26"/>
          <w14:ligatures w14:val="none"/>
        </w:rPr>
      </w:pPr>
      <w:hyperlink w:anchor="_Toc185793900" w:history="1">
        <w:r w:rsidR="00A55020" w:rsidRPr="00A55020">
          <w:rPr>
            <w:rStyle w:val="Hyperlink"/>
            <w:rFonts w:ascii="Times New Roman" w:hAnsi="Times New Roman" w:cs="Times New Roman"/>
            <w:i/>
            <w:iCs/>
            <w:noProof/>
            <w:sz w:val="26"/>
            <w:szCs w:val="26"/>
          </w:rPr>
          <w:t>2.5.2.15. Giao diện trang quản trị</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_Toc185793900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40</w:t>
        </w:r>
        <w:r w:rsidR="00A55020" w:rsidRPr="00A55020">
          <w:rPr>
            <w:rFonts w:ascii="Times New Roman" w:hAnsi="Times New Roman" w:cs="Times New Roman"/>
            <w:noProof/>
            <w:webHidden/>
            <w:sz w:val="26"/>
            <w:szCs w:val="26"/>
          </w:rPr>
          <w:fldChar w:fldCharType="end"/>
        </w:r>
      </w:hyperlink>
      <w:bookmarkEnd w:id="27"/>
    </w:p>
    <w:p w14:paraId="7A60AC2C" w14:textId="3D8281E9" w:rsidR="00A55020" w:rsidRPr="00A55020"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901" w:history="1">
        <w:r w:rsidR="00A55020" w:rsidRPr="00A55020">
          <w:rPr>
            <w:rStyle w:val="Hyperlink"/>
            <w:rFonts w:ascii="Times New Roman" w:hAnsi="Times New Roman" w:cs="Times New Roman"/>
            <w:noProof/>
            <w:sz w:val="26"/>
            <w:szCs w:val="26"/>
          </w:rPr>
          <w:t>PHẦN BA: KẾT LUẬN</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_Toc185793901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41</w:t>
        </w:r>
        <w:r w:rsidR="00A55020" w:rsidRPr="00A55020">
          <w:rPr>
            <w:rFonts w:ascii="Times New Roman" w:hAnsi="Times New Roman" w:cs="Times New Roman"/>
            <w:noProof/>
            <w:webHidden/>
            <w:sz w:val="26"/>
            <w:szCs w:val="26"/>
          </w:rPr>
          <w:fldChar w:fldCharType="end"/>
        </w:r>
      </w:hyperlink>
    </w:p>
    <w:p w14:paraId="69BA09FF" w14:textId="3889970C" w:rsidR="00A55020" w:rsidRPr="00A55020" w:rsidRDefault="00CA00B5">
      <w:pPr>
        <w:pStyle w:val="TOC2"/>
        <w:tabs>
          <w:tab w:val="left" w:pos="660"/>
          <w:tab w:val="right" w:leader="dot" w:pos="9064"/>
        </w:tabs>
        <w:rPr>
          <w:rFonts w:ascii="Times New Roman" w:eastAsiaTheme="minorEastAsia" w:hAnsi="Times New Roman" w:cs="Times New Roman"/>
          <w:noProof/>
          <w:kern w:val="0"/>
          <w:sz w:val="26"/>
          <w:szCs w:val="26"/>
          <w14:ligatures w14:val="none"/>
        </w:rPr>
      </w:pPr>
      <w:hyperlink w:anchor="_Toc185793902" w:history="1">
        <w:r w:rsidR="00A55020" w:rsidRPr="00A55020">
          <w:rPr>
            <w:rStyle w:val="Hyperlink"/>
            <w:rFonts w:ascii="Times New Roman" w:hAnsi="Times New Roman" w:cs="Times New Roman"/>
            <w:noProof/>
            <w:sz w:val="26"/>
            <w:szCs w:val="26"/>
          </w:rPr>
          <w:t>1.</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noProof/>
            <w:sz w:val="26"/>
            <w:szCs w:val="26"/>
          </w:rPr>
          <w:t>Kết quả đạt được</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_Toc185793902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41</w:t>
        </w:r>
        <w:r w:rsidR="00A55020" w:rsidRPr="00A55020">
          <w:rPr>
            <w:rFonts w:ascii="Times New Roman" w:hAnsi="Times New Roman" w:cs="Times New Roman"/>
            <w:noProof/>
            <w:webHidden/>
            <w:sz w:val="26"/>
            <w:szCs w:val="26"/>
          </w:rPr>
          <w:fldChar w:fldCharType="end"/>
        </w:r>
      </w:hyperlink>
    </w:p>
    <w:p w14:paraId="211E58C6" w14:textId="0B06836E" w:rsidR="00A55020" w:rsidRPr="00A55020" w:rsidRDefault="00CA00B5">
      <w:pPr>
        <w:pStyle w:val="TOC2"/>
        <w:tabs>
          <w:tab w:val="left" w:pos="660"/>
          <w:tab w:val="right" w:leader="dot" w:pos="9064"/>
        </w:tabs>
        <w:rPr>
          <w:rFonts w:ascii="Times New Roman" w:eastAsiaTheme="minorEastAsia" w:hAnsi="Times New Roman" w:cs="Times New Roman"/>
          <w:noProof/>
          <w:kern w:val="0"/>
          <w:sz w:val="26"/>
          <w:szCs w:val="26"/>
          <w14:ligatures w14:val="none"/>
        </w:rPr>
      </w:pPr>
      <w:hyperlink w:anchor="_Toc185793903" w:history="1">
        <w:r w:rsidR="00A55020" w:rsidRPr="00A55020">
          <w:rPr>
            <w:rStyle w:val="Hyperlink"/>
            <w:rFonts w:ascii="Times New Roman" w:hAnsi="Times New Roman" w:cs="Times New Roman"/>
            <w:noProof/>
            <w:sz w:val="26"/>
            <w:szCs w:val="26"/>
          </w:rPr>
          <w:t>2.</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noProof/>
            <w:sz w:val="26"/>
            <w:szCs w:val="26"/>
          </w:rPr>
          <w:t>Hạn</w:t>
        </w:r>
        <w:r w:rsidR="00A55020" w:rsidRPr="00A55020">
          <w:rPr>
            <w:rStyle w:val="Hyperlink"/>
            <w:rFonts w:ascii="Times New Roman" w:hAnsi="Times New Roman" w:cs="Times New Roman"/>
            <w:noProof/>
            <w:sz w:val="26"/>
            <w:szCs w:val="26"/>
          </w:rPr>
          <w:t xml:space="preserve"> </w:t>
        </w:r>
        <w:r w:rsidR="00A55020" w:rsidRPr="00A55020">
          <w:rPr>
            <w:rStyle w:val="Hyperlink"/>
            <w:rFonts w:ascii="Times New Roman" w:hAnsi="Times New Roman" w:cs="Times New Roman"/>
            <w:noProof/>
            <w:sz w:val="26"/>
            <w:szCs w:val="26"/>
          </w:rPr>
          <w:t>chế</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_Toc185793903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41</w:t>
        </w:r>
        <w:r w:rsidR="00A55020" w:rsidRPr="00A55020">
          <w:rPr>
            <w:rFonts w:ascii="Times New Roman" w:hAnsi="Times New Roman" w:cs="Times New Roman"/>
            <w:noProof/>
            <w:webHidden/>
            <w:sz w:val="26"/>
            <w:szCs w:val="26"/>
          </w:rPr>
          <w:fldChar w:fldCharType="end"/>
        </w:r>
      </w:hyperlink>
    </w:p>
    <w:p w14:paraId="2440754E" w14:textId="3C2EBA25" w:rsidR="00A55020" w:rsidRPr="00A55020" w:rsidRDefault="00CA00B5">
      <w:pPr>
        <w:pStyle w:val="TOC2"/>
        <w:tabs>
          <w:tab w:val="left" w:pos="660"/>
          <w:tab w:val="right" w:leader="dot" w:pos="9064"/>
        </w:tabs>
        <w:rPr>
          <w:rFonts w:ascii="Times New Roman" w:eastAsiaTheme="minorEastAsia" w:hAnsi="Times New Roman" w:cs="Times New Roman"/>
          <w:noProof/>
          <w:kern w:val="0"/>
          <w:sz w:val="26"/>
          <w:szCs w:val="26"/>
          <w14:ligatures w14:val="none"/>
        </w:rPr>
      </w:pPr>
      <w:hyperlink w:anchor="_Toc185793905" w:history="1">
        <w:r w:rsidR="00A55020" w:rsidRPr="00A55020">
          <w:rPr>
            <w:rStyle w:val="Hyperlink"/>
            <w:rFonts w:ascii="Times New Roman" w:hAnsi="Times New Roman" w:cs="Times New Roman"/>
            <w:noProof/>
            <w:sz w:val="26"/>
            <w:szCs w:val="26"/>
          </w:rPr>
          <w:t>3.</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noProof/>
            <w:sz w:val="26"/>
            <w:szCs w:val="26"/>
          </w:rPr>
          <w:t>Hướng phát triển</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_Toc185793905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41</w:t>
        </w:r>
        <w:r w:rsidR="00A55020" w:rsidRPr="00A55020">
          <w:rPr>
            <w:rFonts w:ascii="Times New Roman" w:hAnsi="Times New Roman" w:cs="Times New Roman"/>
            <w:noProof/>
            <w:webHidden/>
            <w:sz w:val="26"/>
            <w:szCs w:val="26"/>
          </w:rPr>
          <w:fldChar w:fldCharType="end"/>
        </w:r>
      </w:hyperlink>
    </w:p>
    <w:p w14:paraId="57E0EEDA" w14:textId="2BF6660B" w:rsidR="00A55020" w:rsidRPr="00A55020"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906" w:history="1">
        <w:r w:rsidR="00A55020" w:rsidRPr="00A55020">
          <w:rPr>
            <w:rStyle w:val="Hyperlink"/>
            <w:rFonts w:ascii="Times New Roman" w:hAnsi="Times New Roman" w:cs="Times New Roman"/>
            <w:noProof/>
            <w:sz w:val="26"/>
            <w:szCs w:val="26"/>
          </w:rPr>
          <w:t>GHI CHÚ CÁC THUẬT NGỮ</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_Toc185793906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42</w:t>
        </w:r>
        <w:r w:rsidR="00A55020" w:rsidRPr="00A55020">
          <w:rPr>
            <w:rFonts w:ascii="Times New Roman" w:hAnsi="Times New Roman" w:cs="Times New Roman"/>
            <w:noProof/>
            <w:webHidden/>
            <w:sz w:val="26"/>
            <w:szCs w:val="26"/>
          </w:rPr>
          <w:fldChar w:fldCharType="end"/>
        </w:r>
      </w:hyperlink>
    </w:p>
    <w:p w14:paraId="6B37FFE7" w14:textId="7DFD6CFE" w:rsidR="00A55020" w:rsidRPr="00A55020"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907" w:history="1">
        <w:r w:rsidR="00A55020" w:rsidRPr="00A55020">
          <w:rPr>
            <w:rStyle w:val="Hyperlink"/>
            <w:rFonts w:ascii="Times New Roman" w:hAnsi="Times New Roman" w:cs="Times New Roman"/>
            <w:noProof/>
            <w:sz w:val="26"/>
            <w:szCs w:val="26"/>
          </w:rPr>
          <w:t>PHỤ LỤC</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_Toc185793907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43</w:t>
        </w:r>
        <w:r w:rsidR="00A55020" w:rsidRPr="00A55020">
          <w:rPr>
            <w:rFonts w:ascii="Times New Roman" w:hAnsi="Times New Roman" w:cs="Times New Roman"/>
            <w:noProof/>
            <w:webHidden/>
            <w:sz w:val="26"/>
            <w:szCs w:val="26"/>
          </w:rPr>
          <w:fldChar w:fldCharType="end"/>
        </w:r>
      </w:hyperlink>
    </w:p>
    <w:p w14:paraId="5E613189" w14:textId="2823DFA8" w:rsidR="00A55020" w:rsidRPr="00A55020" w:rsidRDefault="00CA00B5">
      <w:pPr>
        <w:pStyle w:val="TOC2"/>
        <w:tabs>
          <w:tab w:val="left" w:pos="660"/>
          <w:tab w:val="right" w:leader="dot" w:pos="9064"/>
        </w:tabs>
        <w:rPr>
          <w:rFonts w:ascii="Times New Roman" w:eastAsiaTheme="minorEastAsia" w:hAnsi="Times New Roman" w:cs="Times New Roman"/>
          <w:noProof/>
          <w:kern w:val="0"/>
          <w:sz w:val="26"/>
          <w:szCs w:val="26"/>
          <w14:ligatures w14:val="none"/>
        </w:rPr>
      </w:pPr>
      <w:hyperlink w:anchor="_Toc185793908" w:history="1">
        <w:r w:rsidR="00A55020" w:rsidRPr="00A55020">
          <w:rPr>
            <w:rStyle w:val="Hyperlink"/>
            <w:rFonts w:ascii="Times New Roman" w:hAnsi="Times New Roman" w:cs="Times New Roman"/>
            <w:noProof/>
            <w:sz w:val="26"/>
            <w:szCs w:val="26"/>
          </w:rPr>
          <w:t>1.</w:t>
        </w:r>
        <w:r w:rsidR="00A55020" w:rsidRPr="00A55020">
          <w:rPr>
            <w:rFonts w:ascii="Times New Roman" w:eastAsiaTheme="minorEastAsia" w:hAnsi="Times New Roman" w:cs="Times New Roman"/>
            <w:noProof/>
            <w:kern w:val="0"/>
            <w:sz w:val="26"/>
            <w:szCs w:val="26"/>
            <w14:ligatures w14:val="none"/>
          </w:rPr>
          <w:tab/>
        </w:r>
        <w:r w:rsidR="00A55020" w:rsidRPr="00A55020">
          <w:rPr>
            <w:rStyle w:val="Hyperlink"/>
            <w:rFonts w:ascii="Times New Roman" w:hAnsi="Times New Roman" w:cs="Times New Roman"/>
            <w:noProof/>
            <w:sz w:val="26"/>
            <w:szCs w:val="26"/>
          </w:rPr>
          <w:t>Hướng d</w:t>
        </w:r>
        <w:r w:rsidR="00A55020" w:rsidRPr="00A55020">
          <w:rPr>
            <w:rStyle w:val="Hyperlink"/>
            <w:rFonts w:ascii="Times New Roman" w:hAnsi="Times New Roman" w:cs="Times New Roman"/>
            <w:noProof/>
            <w:sz w:val="26"/>
            <w:szCs w:val="26"/>
          </w:rPr>
          <w:t>ẫ</w:t>
        </w:r>
        <w:r w:rsidR="00A55020" w:rsidRPr="00A55020">
          <w:rPr>
            <w:rStyle w:val="Hyperlink"/>
            <w:rFonts w:ascii="Times New Roman" w:hAnsi="Times New Roman" w:cs="Times New Roman"/>
            <w:noProof/>
            <w:sz w:val="26"/>
            <w:szCs w:val="26"/>
          </w:rPr>
          <w:t>n cài đặt</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_Toc185793908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43</w:t>
        </w:r>
        <w:r w:rsidR="00A55020" w:rsidRPr="00A55020">
          <w:rPr>
            <w:rFonts w:ascii="Times New Roman" w:hAnsi="Times New Roman" w:cs="Times New Roman"/>
            <w:noProof/>
            <w:webHidden/>
            <w:sz w:val="26"/>
            <w:szCs w:val="26"/>
          </w:rPr>
          <w:fldChar w:fldCharType="end"/>
        </w:r>
      </w:hyperlink>
    </w:p>
    <w:p w14:paraId="51B62EE8" w14:textId="7C336E2E" w:rsidR="00A55020" w:rsidRPr="00A55020"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909" w:history="1">
        <w:r w:rsidR="00A55020" w:rsidRPr="00A55020">
          <w:rPr>
            <w:rStyle w:val="Hyperlink"/>
            <w:rFonts w:ascii="Times New Roman" w:hAnsi="Times New Roman" w:cs="Times New Roman"/>
            <w:noProof/>
            <w:sz w:val="26"/>
            <w:szCs w:val="26"/>
          </w:rPr>
          <w:t>TÀI LIỆU THAM KHẢO</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_Toc185793909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44</w:t>
        </w:r>
        <w:r w:rsidR="00A55020" w:rsidRPr="00A55020">
          <w:rPr>
            <w:rFonts w:ascii="Times New Roman" w:hAnsi="Times New Roman" w:cs="Times New Roman"/>
            <w:noProof/>
            <w:webHidden/>
            <w:sz w:val="26"/>
            <w:szCs w:val="26"/>
          </w:rPr>
          <w:fldChar w:fldCharType="end"/>
        </w:r>
      </w:hyperlink>
    </w:p>
    <w:p w14:paraId="553267D3" w14:textId="27FA187D"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910" w:history="1">
        <w:r w:rsidR="00A55020" w:rsidRPr="00A55020">
          <w:rPr>
            <w:rStyle w:val="Hyperlink"/>
            <w:rFonts w:ascii="Times New Roman" w:hAnsi="Times New Roman" w:cs="Times New Roman"/>
            <w:noProof/>
            <w:sz w:val="26"/>
            <w:szCs w:val="26"/>
          </w:rPr>
          <w:t>1. Giáo trình, bài giảng</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_Toc185793910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44</w:t>
        </w:r>
        <w:r w:rsidR="00A55020" w:rsidRPr="00A55020">
          <w:rPr>
            <w:rFonts w:ascii="Times New Roman" w:hAnsi="Times New Roman" w:cs="Times New Roman"/>
            <w:noProof/>
            <w:webHidden/>
            <w:sz w:val="26"/>
            <w:szCs w:val="26"/>
          </w:rPr>
          <w:fldChar w:fldCharType="end"/>
        </w:r>
      </w:hyperlink>
    </w:p>
    <w:p w14:paraId="09C5F8ED" w14:textId="445E36E5" w:rsidR="00A55020" w:rsidRPr="00A55020" w:rsidRDefault="00CA00B5">
      <w:pPr>
        <w:pStyle w:val="TOC2"/>
        <w:tabs>
          <w:tab w:val="right" w:leader="dot" w:pos="9064"/>
        </w:tabs>
        <w:rPr>
          <w:rFonts w:ascii="Times New Roman" w:eastAsiaTheme="minorEastAsia" w:hAnsi="Times New Roman" w:cs="Times New Roman"/>
          <w:noProof/>
          <w:kern w:val="0"/>
          <w:sz w:val="26"/>
          <w:szCs w:val="26"/>
          <w14:ligatures w14:val="none"/>
        </w:rPr>
      </w:pPr>
      <w:hyperlink w:anchor="_Toc185793911" w:history="1">
        <w:r w:rsidR="00A55020" w:rsidRPr="00A55020">
          <w:rPr>
            <w:rStyle w:val="Hyperlink"/>
            <w:rFonts w:ascii="Times New Roman" w:hAnsi="Times New Roman" w:cs="Times New Roman"/>
            <w:noProof/>
            <w:sz w:val="26"/>
            <w:szCs w:val="26"/>
          </w:rPr>
          <w:t>2. Các website tham khảo</w:t>
        </w:r>
        <w:r w:rsidR="00A55020" w:rsidRPr="00A55020">
          <w:rPr>
            <w:rFonts w:ascii="Times New Roman" w:hAnsi="Times New Roman" w:cs="Times New Roman"/>
            <w:noProof/>
            <w:webHidden/>
            <w:sz w:val="26"/>
            <w:szCs w:val="26"/>
          </w:rPr>
          <w:tab/>
        </w:r>
        <w:r w:rsidR="00A55020" w:rsidRPr="00A55020">
          <w:rPr>
            <w:rFonts w:ascii="Times New Roman" w:hAnsi="Times New Roman" w:cs="Times New Roman"/>
            <w:noProof/>
            <w:webHidden/>
            <w:sz w:val="26"/>
            <w:szCs w:val="26"/>
          </w:rPr>
          <w:fldChar w:fldCharType="begin"/>
        </w:r>
        <w:r w:rsidR="00A55020" w:rsidRPr="00A55020">
          <w:rPr>
            <w:rFonts w:ascii="Times New Roman" w:hAnsi="Times New Roman" w:cs="Times New Roman"/>
            <w:noProof/>
            <w:webHidden/>
            <w:sz w:val="26"/>
            <w:szCs w:val="26"/>
          </w:rPr>
          <w:instrText xml:space="preserve"> PAGEREF _Toc185793911 \h </w:instrText>
        </w:r>
        <w:r w:rsidR="00A55020" w:rsidRPr="00A55020">
          <w:rPr>
            <w:rFonts w:ascii="Times New Roman" w:hAnsi="Times New Roman" w:cs="Times New Roman"/>
            <w:noProof/>
            <w:webHidden/>
            <w:sz w:val="26"/>
            <w:szCs w:val="26"/>
          </w:rPr>
        </w:r>
        <w:r w:rsidR="00A55020" w:rsidRPr="00A55020">
          <w:rPr>
            <w:rFonts w:ascii="Times New Roman" w:hAnsi="Times New Roman" w:cs="Times New Roman"/>
            <w:noProof/>
            <w:webHidden/>
            <w:sz w:val="26"/>
            <w:szCs w:val="26"/>
          </w:rPr>
          <w:fldChar w:fldCharType="separate"/>
        </w:r>
        <w:r w:rsidR="00A55020" w:rsidRPr="00A55020">
          <w:rPr>
            <w:rFonts w:ascii="Times New Roman" w:hAnsi="Times New Roman" w:cs="Times New Roman"/>
            <w:noProof/>
            <w:webHidden/>
            <w:sz w:val="26"/>
            <w:szCs w:val="26"/>
          </w:rPr>
          <w:t>44</w:t>
        </w:r>
        <w:r w:rsidR="00A55020" w:rsidRPr="00A55020">
          <w:rPr>
            <w:rFonts w:ascii="Times New Roman" w:hAnsi="Times New Roman" w:cs="Times New Roman"/>
            <w:noProof/>
            <w:webHidden/>
            <w:sz w:val="26"/>
            <w:szCs w:val="26"/>
          </w:rPr>
          <w:fldChar w:fldCharType="end"/>
        </w:r>
      </w:hyperlink>
    </w:p>
    <w:p w14:paraId="4141D9E7" w14:textId="0AEB4576" w:rsidR="0065138E" w:rsidRPr="0065138E" w:rsidDel="00BA7C6D" w:rsidRDefault="00047FE2" w:rsidP="0065138E">
      <w:pPr>
        <w:pStyle w:val="TOC1"/>
        <w:tabs>
          <w:tab w:val="right" w:leader="dot" w:pos="9064"/>
        </w:tabs>
        <w:jc w:val="both"/>
        <w:rPr>
          <w:del w:id="28" w:author="Tran Dang" w:date="2024-12-22T20:55:00Z"/>
          <w:rFonts w:ascii="Times New Roman" w:eastAsiaTheme="minorEastAsia" w:hAnsi="Times New Roman" w:cs="Times New Roman"/>
          <w:noProof/>
          <w:kern w:val="0"/>
          <w:sz w:val="26"/>
          <w:szCs w:val="26"/>
          <w14:ligatures w14:val="none"/>
        </w:rPr>
      </w:pPr>
      <w:r w:rsidRPr="00D86AF1">
        <w:rPr>
          <w:rFonts w:ascii="Times New Roman" w:hAnsi="Times New Roman" w:cs="Times New Roman"/>
          <w:sz w:val="26"/>
          <w:szCs w:val="26"/>
        </w:rPr>
        <w:fldChar w:fldCharType="end"/>
      </w:r>
      <w:del w:id="29" w:author="Tran Dang" w:date="2024-12-22T20:56:00Z">
        <w:r w:rsidR="0011052E" w:rsidRPr="0065138E" w:rsidDel="001B424F">
          <w:rPr>
            <w:rFonts w:ascii="Times New Roman" w:hAnsi="Times New Roman" w:cs="Times New Roman"/>
            <w:sz w:val="26"/>
            <w:szCs w:val="26"/>
          </w:rPr>
          <w:fldChar w:fldCharType="begin"/>
        </w:r>
        <w:r w:rsidR="0011052E" w:rsidRPr="0065138E" w:rsidDel="001B424F">
          <w:rPr>
            <w:rFonts w:ascii="Times New Roman" w:hAnsi="Times New Roman" w:cs="Times New Roman"/>
            <w:sz w:val="26"/>
            <w:szCs w:val="26"/>
          </w:rPr>
          <w:delInstrText xml:space="preserve"> TOC \h \z \t "c1,1,c2,2,c3,3" </w:delInstrText>
        </w:r>
        <w:r w:rsidR="0011052E" w:rsidRPr="0065138E" w:rsidDel="001B424F">
          <w:rPr>
            <w:rFonts w:ascii="Times New Roman" w:hAnsi="Times New Roman" w:cs="Times New Roman"/>
            <w:sz w:val="26"/>
            <w:szCs w:val="26"/>
          </w:rPr>
          <w:fldChar w:fldCharType="separate"/>
        </w:r>
      </w:del>
      <w:del w:id="30" w:author="Tran Dang" w:date="2024-12-22T20:55:00Z">
        <w:r w:rsidR="0065138E" w:rsidRPr="00BA7C6D" w:rsidDel="00BA7C6D">
          <w:rPr>
            <w:rPrChange w:id="31" w:author="Tran Dang" w:date="2024-12-22T20:55:00Z">
              <w:rPr>
                <w:rStyle w:val="Hyperlink"/>
                <w:rFonts w:ascii="Times New Roman" w:hAnsi="Times New Roman" w:cs="Times New Roman"/>
                <w:noProof/>
                <w:sz w:val="26"/>
                <w:szCs w:val="26"/>
              </w:rPr>
            </w:rPrChange>
          </w:rPr>
          <w:delText>PHẦN MỘT: MỞ ĐẦU</w:delText>
        </w:r>
        <w:r w:rsidR="0065138E" w:rsidRPr="0065138E" w:rsidDel="00BA7C6D">
          <w:rPr>
            <w:rFonts w:ascii="Times New Roman" w:hAnsi="Times New Roman" w:cs="Times New Roman"/>
            <w:noProof/>
            <w:webHidden/>
            <w:sz w:val="26"/>
            <w:szCs w:val="26"/>
          </w:rPr>
          <w:tab/>
          <w:delText>1</w:delText>
        </w:r>
      </w:del>
    </w:p>
    <w:p w14:paraId="16514E1C" w14:textId="2F8B79A9" w:rsidR="0065138E" w:rsidRPr="0065138E" w:rsidDel="00BA7C6D" w:rsidRDefault="0065138E" w:rsidP="0065138E">
      <w:pPr>
        <w:pStyle w:val="TOC2"/>
        <w:tabs>
          <w:tab w:val="right" w:leader="dot" w:pos="9064"/>
        </w:tabs>
        <w:jc w:val="both"/>
        <w:rPr>
          <w:del w:id="32" w:author="Tran Dang" w:date="2024-12-22T20:55:00Z"/>
          <w:rFonts w:ascii="Times New Roman" w:eastAsiaTheme="minorEastAsia" w:hAnsi="Times New Roman" w:cs="Times New Roman"/>
          <w:noProof/>
          <w:kern w:val="0"/>
          <w:sz w:val="26"/>
          <w:szCs w:val="26"/>
          <w14:ligatures w14:val="none"/>
        </w:rPr>
      </w:pPr>
      <w:del w:id="33" w:author="Tran Dang" w:date="2024-12-22T20:55:00Z">
        <w:r w:rsidRPr="00BA7C6D" w:rsidDel="00BA7C6D">
          <w:rPr>
            <w:rPrChange w:id="34" w:author="Tran Dang" w:date="2024-12-22T20:55:00Z">
              <w:rPr>
                <w:rStyle w:val="Hyperlink"/>
                <w:rFonts w:ascii="Times New Roman" w:hAnsi="Times New Roman" w:cs="Times New Roman"/>
                <w:noProof/>
                <w:sz w:val="26"/>
                <w:szCs w:val="26"/>
              </w:rPr>
            </w:rPrChange>
          </w:rPr>
          <w:delText>1. Đặt vấn đề</w:delText>
        </w:r>
        <w:r w:rsidRPr="0065138E" w:rsidDel="00BA7C6D">
          <w:rPr>
            <w:rFonts w:ascii="Times New Roman" w:hAnsi="Times New Roman" w:cs="Times New Roman"/>
            <w:noProof/>
            <w:webHidden/>
            <w:sz w:val="26"/>
            <w:szCs w:val="26"/>
          </w:rPr>
          <w:tab/>
          <w:delText>1</w:delText>
        </w:r>
      </w:del>
    </w:p>
    <w:p w14:paraId="482E4949" w14:textId="4E45ED38" w:rsidR="0065138E" w:rsidRPr="0065138E" w:rsidDel="00BA7C6D" w:rsidRDefault="0065138E" w:rsidP="0065138E">
      <w:pPr>
        <w:pStyle w:val="TOC2"/>
        <w:tabs>
          <w:tab w:val="right" w:leader="dot" w:pos="9064"/>
        </w:tabs>
        <w:jc w:val="both"/>
        <w:rPr>
          <w:del w:id="35" w:author="Tran Dang" w:date="2024-12-22T20:55:00Z"/>
          <w:rFonts w:ascii="Times New Roman" w:eastAsiaTheme="minorEastAsia" w:hAnsi="Times New Roman" w:cs="Times New Roman"/>
          <w:noProof/>
          <w:kern w:val="0"/>
          <w:sz w:val="26"/>
          <w:szCs w:val="26"/>
          <w14:ligatures w14:val="none"/>
        </w:rPr>
      </w:pPr>
      <w:del w:id="36" w:author="Tran Dang" w:date="2024-12-22T20:55:00Z">
        <w:r w:rsidRPr="00BA7C6D" w:rsidDel="00BA7C6D">
          <w:rPr>
            <w:rPrChange w:id="37" w:author="Tran Dang" w:date="2024-12-22T20:55:00Z">
              <w:rPr>
                <w:rStyle w:val="Hyperlink"/>
                <w:rFonts w:ascii="Times New Roman" w:hAnsi="Times New Roman" w:cs="Times New Roman"/>
                <w:noProof/>
                <w:sz w:val="26"/>
                <w:szCs w:val="26"/>
              </w:rPr>
            </w:rPrChange>
          </w:rPr>
          <w:delText>2. Ý nghĩa lý thuyết, thực tiễn của đề tài</w:delText>
        </w:r>
        <w:r w:rsidRPr="0065138E" w:rsidDel="00BA7C6D">
          <w:rPr>
            <w:rFonts w:ascii="Times New Roman" w:hAnsi="Times New Roman" w:cs="Times New Roman"/>
            <w:noProof/>
            <w:webHidden/>
            <w:sz w:val="26"/>
            <w:szCs w:val="26"/>
          </w:rPr>
          <w:tab/>
          <w:delText>1</w:delText>
        </w:r>
      </w:del>
    </w:p>
    <w:p w14:paraId="32BE4971" w14:textId="3A09AB7C" w:rsidR="0065138E" w:rsidRPr="0065138E" w:rsidDel="00BA7C6D" w:rsidRDefault="0065138E" w:rsidP="0065138E">
      <w:pPr>
        <w:pStyle w:val="TOC3"/>
        <w:tabs>
          <w:tab w:val="right" w:leader="dot" w:pos="9064"/>
        </w:tabs>
        <w:jc w:val="both"/>
        <w:rPr>
          <w:del w:id="38" w:author="Tran Dang" w:date="2024-12-22T20:55:00Z"/>
          <w:rFonts w:ascii="Times New Roman" w:eastAsiaTheme="minorEastAsia" w:hAnsi="Times New Roman" w:cs="Times New Roman"/>
          <w:noProof/>
          <w:kern w:val="0"/>
          <w:sz w:val="26"/>
          <w:szCs w:val="26"/>
          <w14:ligatures w14:val="none"/>
        </w:rPr>
      </w:pPr>
      <w:del w:id="39" w:author="Tran Dang" w:date="2024-12-22T20:55:00Z">
        <w:r w:rsidRPr="00BA7C6D" w:rsidDel="00BA7C6D">
          <w:rPr>
            <w:rPrChange w:id="40" w:author="Tran Dang" w:date="2024-12-22T20:55:00Z">
              <w:rPr>
                <w:rStyle w:val="Hyperlink"/>
                <w:rFonts w:ascii="Times New Roman" w:hAnsi="Times New Roman" w:cs="Times New Roman"/>
                <w:noProof/>
                <w:sz w:val="26"/>
                <w:szCs w:val="26"/>
              </w:rPr>
            </w:rPrChange>
          </w:rPr>
          <w:delText>a. Ý nghĩa lý thuyết</w:delText>
        </w:r>
        <w:r w:rsidRPr="0065138E" w:rsidDel="00BA7C6D">
          <w:rPr>
            <w:rFonts w:ascii="Times New Roman" w:hAnsi="Times New Roman" w:cs="Times New Roman"/>
            <w:noProof/>
            <w:webHidden/>
            <w:sz w:val="26"/>
            <w:szCs w:val="26"/>
          </w:rPr>
          <w:tab/>
          <w:delText>1</w:delText>
        </w:r>
      </w:del>
    </w:p>
    <w:p w14:paraId="4914384F" w14:textId="6B0BB418" w:rsidR="0065138E" w:rsidRPr="0065138E" w:rsidDel="00BA7C6D" w:rsidRDefault="0065138E" w:rsidP="0065138E">
      <w:pPr>
        <w:pStyle w:val="TOC3"/>
        <w:tabs>
          <w:tab w:val="right" w:leader="dot" w:pos="9064"/>
        </w:tabs>
        <w:jc w:val="both"/>
        <w:rPr>
          <w:del w:id="41" w:author="Tran Dang" w:date="2024-12-22T20:55:00Z"/>
          <w:rFonts w:ascii="Times New Roman" w:eastAsiaTheme="minorEastAsia" w:hAnsi="Times New Roman" w:cs="Times New Roman"/>
          <w:noProof/>
          <w:kern w:val="0"/>
          <w:sz w:val="26"/>
          <w:szCs w:val="26"/>
          <w14:ligatures w14:val="none"/>
        </w:rPr>
      </w:pPr>
      <w:del w:id="42" w:author="Tran Dang" w:date="2024-12-22T20:55:00Z">
        <w:r w:rsidRPr="00BA7C6D" w:rsidDel="00BA7C6D">
          <w:rPr>
            <w:rPrChange w:id="43" w:author="Tran Dang" w:date="2024-12-22T20:55:00Z">
              <w:rPr>
                <w:rStyle w:val="Hyperlink"/>
                <w:rFonts w:ascii="Times New Roman" w:hAnsi="Times New Roman" w:cs="Times New Roman"/>
                <w:noProof/>
                <w:sz w:val="26"/>
                <w:szCs w:val="26"/>
              </w:rPr>
            </w:rPrChange>
          </w:rPr>
          <w:delText>b. Ý nghĩa thực tiễn</w:delText>
        </w:r>
        <w:r w:rsidRPr="0065138E" w:rsidDel="00BA7C6D">
          <w:rPr>
            <w:rFonts w:ascii="Times New Roman" w:hAnsi="Times New Roman" w:cs="Times New Roman"/>
            <w:noProof/>
            <w:webHidden/>
            <w:sz w:val="26"/>
            <w:szCs w:val="26"/>
          </w:rPr>
          <w:tab/>
          <w:delText>2</w:delText>
        </w:r>
      </w:del>
    </w:p>
    <w:p w14:paraId="27C11ABF" w14:textId="50BCE0C3" w:rsidR="0065138E" w:rsidRPr="0065138E" w:rsidDel="00BA7C6D" w:rsidRDefault="0065138E" w:rsidP="0065138E">
      <w:pPr>
        <w:pStyle w:val="TOC2"/>
        <w:tabs>
          <w:tab w:val="right" w:leader="dot" w:pos="9064"/>
        </w:tabs>
        <w:jc w:val="both"/>
        <w:rPr>
          <w:del w:id="44" w:author="Tran Dang" w:date="2024-12-22T20:55:00Z"/>
          <w:rFonts w:ascii="Times New Roman" w:eastAsiaTheme="minorEastAsia" w:hAnsi="Times New Roman" w:cs="Times New Roman"/>
          <w:noProof/>
          <w:kern w:val="0"/>
          <w:sz w:val="26"/>
          <w:szCs w:val="26"/>
          <w14:ligatures w14:val="none"/>
        </w:rPr>
      </w:pPr>
      <w:del w:id="45" w:author="Tran Dang" w:date="2024-12-22T20:55:00Z">
        <w:r w:rsidRPr="00BA7C6D" w:rsidDel="00BA7C6D">
          <w:rPr>
            <w:rPrChange w:id="46" w:author="Tran Dang" w:date="2024-12-22T20:55:00Z">
              <w:rPr>
                <w:rStyle w:val="Hyperlink"/>
                <w:rFonts w:ascii="Times New Roman" w:hAnsi="Times New Roman" w:cs="Times New Roman"/>
                <w:noProof/>
                <w:sz w:val="26"/>
                <w:szCs w:val="26"/>
              </w:rPr>
            </w:rPrChange>
          </w:rPr>
          <w:delText>3. Mục tiêu của đề tài</w:delText>
        </w:r>
        <w:r w:rsidRPr="0065138E" w:rsidDel="00BA7C6D">
          <w:rPr>
            <w:rFonts w:ascii="Times New Roman" w:hAnsi="Times New Roman" w:cs="Times New Roman"/>
            <w:noProof/>
            <w:webHidden/>
            <w:sz w:val="26"/>
            <w:szCs w:val="26"/>
          </w:rPr>
          <w:tab/>
          <w:delText>2</w:delText>
        </w:r>
      </w:del>
    </w:p>
    <w:p w14:paraId="362BE861" w14:textId="58E4931E" w:rsidR="0065138E" w:rsidRPr="0065138E" w:rsidDel="00BA7C6D" w:rsidRDefault="0065138E" w:rsidP="0065138E">
      <w:pPr>
        <w:pStyle w:val="TOC2"/>
        <w:tabs>
          <w:tab w:val="right" w:leader="dot" w:pos="9064"/>
        </w:tabs>
        <w:jc w:val="both"/>
        <w:rPr>
          <w:del w:id="47" w:author="Tran Dang" w:date="2024-12-22T20:55:00Z"/>
          <w:rFonts w:ascii="Times New Roman" w:eastAsiaTheme="minorEastAsia" w:hAnsi="Times New Roman" w:cs="Times New Roman"/>
          <w:noProof/>
          <w:kern w:val="0"/>
          <w:sz w:val="26"/>
          <w:szCs w:val="26"/>
          <w14:ligatures w14:val="none"/>
        </w:rPr>
      </w:pPr>
      <w:del w:id="48" w:author="Tran Dang" w:date="2024-12-22T20:55:00Z">
        <w:r w:rsidRPr="00BA7C6D" w:rsidDel="00BA7C6D">
          <w:rPr>
            <w:rPrChange w:id="49" w:author="Tran Dang" w:date="2024-12-22T20:55:00Z">
              <w:rPr>
                <w:rStyle w:val="Hyperlink"/>
                <w:rFonts w:ascii="Times New Roman" w:hAnsi="Times New Roman" w:cs="Times New Roman"/>
                <w:noProof/>
                <w:sz w:val="26"/>
                <w:szCs w:val="26"/>
              </w:rPr>
            </w:rPrChange>
          </w:rPr>
          <w:delText>4. Phạm vi của đề tài</w:delText>
        </w:r>
        <w:r w:rsidRPr="0065138E" w:rsidDel="00BA7C6D">
          <w:rPr>
            <w:rFonts w:ascii="Times New Roman" w:hAnsi="Times New Roman" w:cs="Times New Roman"/>
            <w:noProof/>
            <w:webHidden/>
            <w:sz w:val="26"/>
            <w:szCs w:val="26"/>
          </w:rPr>
          <w:tab/>
          <w:delText>2</w:delText>
        </w:r>
      </w:del>
    </w:p>
    <w:p w14:paraId="4D7EA6A8" w14:textId="20A5A830" w:rsidR="0065138E" w:rsidRPr="0065138E" w:rsidDel="00BA7C6D" w:rsidRDefault="0065138E" w:rsidP="0065138E">
      <w:pPr>
        <w:pStyle w:val="TOC2"/>
        <w:tabs>
          <w:tab w:val="right" w:leader="dot" w:pos="9064"/>
        </w:tabs>
        <w:jc w:val="both"/>
        <w:rPr>
          <w:del w:id="50" w:author="Tran Dang" w:date="2024-12-22T20:55:00Z"/>
          <w:rFonts w:ascii="Times New Roman" w:eastAsiaTheme="minorEastAsia" w:hAnsi="Times New Roman" w:cs="Times New Roman"/>
          <w:noProof/>
          <w:kern w:val="0"/>
          <w:sz w:val="26"/>
          <w:szCs w:val="26"/>
          <w14:ligatures w14:val="none"/>
        </w:rPr>
      </w:pPr>
      <w:del w:id="51" w:author="Tran Dang" w:date="2024-12-22T20:55:00Z">
        <w:r w:rsidRPr="00BA7C6D" w:rsidDel="00BA7C6D">
          <w:rPr>
            <w:rPrChange w:id="52" w:author="Tran Dang" w:date="2024-12-22T20:55:00Z">
              <w:rPr>
                <w:rStyle w:val="Hyperlink"/>
                <w:rFonts w:ascii="Times New Roman" w:hAnsi="Times New Roman" w:cs="Times New Roman"/>
                <w:noProof/>
                <w:sz w:val="26"/>
                <w:szCs w:val="26"/>
              </w:rPr>
            </w:rPrChange>
          </w:rPr>
          <w:delText>5. Các phương pháp nghiên cứu</w:delText>
        </w:r>
        <w:r w:rsidRPr="0065138E" w:rsidDel="00BA7C6D">
          <w:rPr>
            <w:rFonts w:ascii="Times New Roman" w:hAnsi="Times New Roman" w:cs="Times New Roman"/>
            <w:noProof/>
            <w:webHidden/>
            <w:sz w:val="26"/>
            <w:szCs w:val="26"/>
          </w:rPr>
          <w:tab/>
          <w:delText>2</w:delText>
        </w:r>
      </w:del>
    </w:p>
    <w:p w14:paraId="0ECC5792" w14:textId="1A3D510C" w:rsidR="0065138E" w:rsidRPr="0065138E" w:rsidDel="00BA7C6D" w:rsidRDefault="0065138E" w:rsidP="0065138E">
      <w:pPr>
        <w:pStyle w:val="TOC3"/>
        <w:tabs>
          <w:tab w:val="right" w:leader="dot" w:pos="9064"/>
        </w:tabs>
        <w:jc w:val="both"/>
        <w:rPr>
          <w:del w:id="53" w:author="Tran Dang" w:date="2024-12-22T20:55:00Z"/>
          <w:rFonts w:ascii="Times New Roman" w:eastAsiaTheme="minorEastAsia" w:hAnsi="Times New Roman" w:cs="Times New Roman"/>
          <w:noProof/>
          <w:kern w:val="0"/>
          <w:sz w:val="26"/>
          <w:szCs w:val="26"/>
          <w14:ligatures w14:val="none"/>
        </w:rPr>
      </w:pPr>
      <w:del w:id="54" w:author="Tran Dang" w:date="2024-12-22T20:55:00Z">
        <w:r w:rsidRPr="00BA7C6D" w:rsidDel="00BA7C6D">
          <w:rPr>
            <w:rPrChange w:id="55" w:author="Tran Dang" w:date="2024-12-22T20:55:00Z">
              <w:rPr>
                <w:rStyle w:val="Hyperlink"/>
                <w:rFonts w:ascii="Times New Roman" w:hAnsi="Times New Roman" w:cs="Times New Roman"/>
                <w:noProof/>
                <w:sz w:val="26"/>
                <w:szCs w:val="26"/>
              </w:rPr>
            </w:rPrChange>
          </w:rPr>
          <w:delText>a. Phương pháp nghiên cứu lý thuyết</w:delText>
        </w:r>
        <w:r w:rsidRPr="0065138E" w:rsidDel="00BA7C6D">
          <w:rPr>
            <w:rFonts w:ascii="Times New Roman" w:hAnsi="Times New Roman" w:cs="Times New Roman"/>
            <w:noProof/>
            <w:webHidden/>
            <w:sz w:val="26"/>
            <w:szCs w:val="26"/>
          </w:rPr>
          <w:tab/>
          <w:delText>2</w:delText>
        </w:r>
      </w:del>
    </w:p>
    <w:p w14:paraId="50483C07" w14:textId="292BE8E9" w:rsidR="0065138E" w:rsidRPr="0065138E" w:rsidDel="00BA7C6D" w:rsidRDefault="0065138E" w:rsidP="0065138E">
      <w:pPr>
        <w:pStyle w:val="TOC3"/>
        <w:tabs>
          <w:tab w:val="right" w:leader="dot" w:pos="9064"/>
        </w:tabs>
        <w:jc w:val="both"/>
        <w:rPr>
          <w:del w:id="56" w:author="Tran Dang" w:date="2024-12-22T20:55:00Z"/>
          <w:rFonts w:ascii="Times New Roman" w:eastAsiaTheme="minorEastAsia" w:hAnsi="Times New Roman" w:cs="Times New Roman"/>
          <w:noProof/>
          <w:kern w:val="0"/>
          <w:sz w:val="26"/>
          <w:szCs w:val="26"/>
          <w14:ligatures w14:val="none"/>
        </w:rPr>
      </w:pPr>
      <w:del w:id="57" w:author="Tran Dang" w:date="2024-12-22T20:55:00Z">
        <w:r w:rsidRPr="00BA7C6D" w:rsidDel="00BA7C6D">
          <w:rPr>
            <w:rPrChange w:id="58" w:author="Tran Dang" w:date="2024-12-22T20:55:00Z">
              <w:rPr>
                <w:rStyle w:val="Hyperlink"/>
                <w:rFonts w:ascii="Times New Roman" w:hAnsi="Times New Roman" w:cs="Times New Roman"/>
                <w:noProof/>
                <w:sz w:val="26"/>
                <w:szCs w:val="26"/>
              </w:rPr>
            </w:rPrChange>
          </w:rPr>
          <w:delText>b. Phương pháp nghiên cứu thực tiễn</w:delText>
        </w:r>
        <w:r w:rsidRPr="0065138E" w:rsidDel="00BA7C6D">
          <w:rPr>
            <w:rFonts w:ascii="Times New Roman" w:hAnsi="Times New Roman" w:cs="Times New Roman"/>
            <w:noProof/>
            <w:webHidden/>
            <w:sz w:val="26"/>
            <w:szCs w:val="26"/>
          </w:rPr>
          <w:tab/>
          <w:delText>2</w:delText>
        </w:r>
      </w:del>
    </w:p>
    <w:p w14:paraId="7E33B706" w14:textId="0242148E" w:rsidR="0065138E" w:rsidRPr="0065138E" w:rsidDel="00BA7C6D" w:rsidRDefault="0065138E" w:rsidP="0065138E">
      <w:pPr>
        <w:pStyle w:val="TOC2"/>
        <w:tabs>
          <w:tab w:val="right" w:leader="dot" w:pos="9064"/>
        </w:tabs>
        <w:jc w:val="both"/>
        <w:rPr>
          <w:del w:id="59" w:author="Tran Dang" w:date="2024-12-22T20:55:00Z"/>
          <w:rFonts w:ascii="Times New Roman" w:eastAsiaTheme="minorEastAsia" w:hAnsi="Times New Roman" w:cs="Times New Roman"/>
          <w:noProof/>
          <w:kern w:val="0"/>
          <w:sz w:val="26"/>
          <w:szCs w:val="26"/>
          <w14:ligatures w14:val="none"/>
        </w:rPr>
      </w:pPr>
      <w:del w:id="60" w:author="Tran Dang" w:date="2024-12-22T20:55:00Z">
        <w:r w:rsidRPr="00BA7C6D" w:rsidDel="00BA7C6D">
          <w:rPr>
            <w:rPrChange w:id="61" w:author="Tran Dang" w:date="2024-12-22T20:55:00Z">
              <w:rPr>
                <w:rStyle w:val="Hyperlink"/>
                <w:rFonts w:ascii="Times New Roman" w:hAnsi="Times New Roman" w:cs="Times New Roman"/>
                <w:noProof/>
                <w:sz w:val="26"/>
                <w:szCs w:val="26"/>
              </w:rPr>
            </w:rPrChange>
          </w:rPr>
          <w:delText>6. Kế hoạch thực hiện đề tài</w:delText>
        </w:r>
        <w:r w:rsidRPr="0065138E" w:rsidDel="00BA7C6D">
          <w:rPr>
            <w:rFonts w:ascii="Times New Roman" w:hAnsi="Times New Roman" w:cs="Times New Roman"/>
            <w:noProof/>
            <w:webHidden/>
            <w:sz w:val="26"/>
            <w:szCs w:val="26"/>
          </w:rPr>
          <w:tab/>
          <w:delText>3</w:delText>
        </w:r>
      </w:del>
    </w:p>
    <w:p w14:paraId="21016342" w14:textId="0947DAE3" w:rsidR="0065138E" w:rsidRPr="0065138E" w:rsidDel="00BA7C6D" w:rsidRDefault="0065138E" w:rsidP="0065138E">
      <w:pPr>
        <w:pStyle w:val="TOC1"/>
        <w:tabs>
          <w:tab w:val="right" w:leader="dot" w:pos="9064"/>
        </w:tabs>
        <w:jc w:val="both"/>
        <w:rPr>
          <w:del w:id="62" w:author="Tran Dang" w:date="2024-12-22T20:55:00Z"/>
          <w:rFonts w:ascii="Times New Roman" w:eastAsiaTheme="minorEastAsia" w:hAnsi="Times New Roman" w:cs="Times New Roman"/>
          <w:noProof/>
          <w:kern w:val="0"/>
          <w:sz w:val="26"/>
          <w:szCs w:val="26"/>
          <w14:ligatures w14:val="none"/>
        </w:rPr>
      </w:pPr>
      <w:del w:id="63" w:author="Tran Dang" w:date="2024-12-22T20:55:00Z">
        <w:r w:rsidRPr="00BA7C6D" w:rsidDel="00BA7C6D">
          <w:rPr>
            <w:rPrChange w:id="64" w:author="Tran Dang" w:date="2024-12-22T20:55:00Z">
              <w:rPr>
                <w:rStyle w:val="Hyperlink"/>
                <w:rFonts w:ascii="Times New Roman" w:hAnsi="Times New Roman" w:cs="Times New Roman"/>
                <w:noProof/>
                <w:sz w:val="26"/>
                <w:szCs w:val="26"/>
              </w:rPr>
            </w:rPrChange>
          </w:rPr>
          <w:delText>PHẦN HAI: NỘI DUNG</w:delText>
        </w:r>
        <w:r w:rsidRPr="0065138E" w:rsidDel="00BA7C6D">
          <w:rPr>
            <w:rFonts w:ascii="Times New Roman" w:hAnsi="Times New Roman" w:cs="Times New Roman"/>
            <w:noProof/>
            <w:webHidden/>
            <w:sz w:val="26"/>
            <w:szCs w:val="26"/>
          </w:rPr>
          <w:tab/>
          <w:delText>4</w:delText>
        </w:r>
      </w:del>
    </w:p>
    <w:p w14:paraId="4D499B0A" w14:textId="256B4866" w:rsidR="0065138E" w:rsidRPr="0065138E" w:rsidDel="00BA7C6D" w:rsidRDefault="0065138E" w:rsidP="0065138E">
      <w:pPr>
        <w:pStyle w:val="TOC1"/>
        <w:tabs>
          <w:tab w:val="right" w:leader="dot" w:pos="9064"/>
        </w:tabs>
        <w:jc w:val="both"/>
        <w:rPr>
          <w:del w:id="65" w:author="Tran Dang" w:date="2024-12-22T20:55:00Z"/>
          <w:rFonts w:ascii="Times New Roman" w:eastAsiaTheme="minorEastAsia" w:hAnsi="Times New Roman" w:cs="Times New Roman"/>
          <w:noProof/>
          <w:kern w:val="0"/>
          <w:sz w:val="26"/>
          <w:szCs w:val="26"/>
          <w14:ligatures w14:val="none"/>
        </w:rPr>
      </w:pPr>
      <w:del w:id="66" w:author="Tran Dang" w:date="2024-12-22T20:55:00Z">
        <w:r w:rsidRPr="00BA7C6D" w:rsidDel="00BA7C6D">
          <w:rPr>
            <w:rPrChange w:id="67" w:author="Tran Dang" w:date="2024-12-22T20:55:00Z">
              <w:rPr>
                <w:rStyle w:val="Hyperlink"/>
                <w:rFonts w:ascii="Times New Roman" w:hAnsi="Times New Roman" w:cs="Times New Roman"/>
                <w:noProof/>
                <w:sz w:val="26"/>
                <w:szCs w:val="26"/>
              </w:rPr>
            </w:rPrChange>
          </w:rPr>
          <w:delText>CHƯƠNG 1: CƠ SỞ LÝ THUYẾT</w:delText>
        </w:r>
        <w:r w:rsidRPr="0065138E" w:rsidDel="00BA7C6D">
          <w:rPr>
            <w:rFonts w:ascii="Times New Roman" w:hAnsi="Times New Roman" w:cs="Times New Roman"/>
            <w:noProof/>
            <w:webHidden/>
            <w:sz w:val="26"/>
            <w:szCs w:val="26"/>
          </w:rPr>
          <w:tab/>
          <w:delText>4</w:delText>
        </w:r>
      </w:del>
    </w:p>
    <w:p w14:paraId="1BCDB417" w14:textId="0AC01BA0" w:rsidR="0065138E" w:rsidRPr="0065138E" w:rsidDel="00BA7C6D" w:rsidRDefault="0065138E" w:rsidP="0065138E">
      <w:pPr>
        <w:pStyle w:val="TOC2"/>
        <w:tabs>
          <w:tab w:val="left" w:pos="880"/>
          <w:tab w:val="right" w:leader="dot" w:pos="9064"/>
        </w:tabs>
        <w:jc w:val="both"/>
        <w:rPr>
          <w:del w:id="68" w:author="Tran Dang" w:date="2024-12-22T20:55:00Z"/>
          <w:rFonts w:ascii="Times New Roman" w:eastAsiaTheme="minorEastAsia" w:hAnsi="Times New Roman" w:cs="Times New Roman"/>
          <w:noProof/>
          <w:kern w:val="0"/>
          <w:sz w:val="26"/>
          <w:szCs w:val="26"/>
          <w14:ligatures w14:val="none"/>
        </w:rPr>
      </w:pPr>
      <w:del w:id="69" w:author="Tran Dang" w:date="2024-12-22T20:55:00Z">
        <w:r w:rsidRPr="00BA7C6D" w:rsidDel="00BA7C6D">
          <w:rPr>
            <w:rPrChange w:id="70" w:author="Tran Dang" w:date="2024-12-22T20:55:00Z">
              <w:rPr>
                <w:rStyle w:val="Hyperlink"/>
                <w:rFonts w:ascii="Times New Roman" w:hAnsi="Times New Roman" w:cs="Times New Roman"/>
                <w:noProof/>
                <w:sz w:val="26"/>
                <w:szCs w:val="26"/>
              </w:rPr>
            </w:rPrChange>
          </w:rPr>
          <w:delText>1.1.</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71" w:author="Tran Dang" w:date="2024-12-22T20:55:00Z">
              <w:rPr>
                <w:rStyle w:val="Hyperlink"/>
                <w:rFonts w:ascii="Times New Roman" w:hAnsi="Times New Roman" w:cs="Times New Roman"/>
                <w:noProof/>
                <w:sz w:val="26"/>
                <w:szCs w:val="26"/>
              </w:rPr>
            </w:rPrChange>
          </w:rPr>
          <w:delText>Giới thiệu về ngôn ngữ C#</w:delText>
        </w:r>
        <w:r w:rsidRPr="0065138E" w:rsidDel="00BA7C6D">
          <w:rPr>
            <w:rFonts w:ascii="Times New Roman" w:hAnsi="Times New Roman" w:cs="Times New Roman"/>
            <w:noProof/>
            <w:webHidden/>
            <w:sz w:val="26"/>
            <w:szCs w:val="26"/>
          </w:rPr>
          <w:tab/>
          <w:delText>4</w:delText>
        </w:r>
      </w:del>
    </w:p>
    <w:p w14:paraId="3D828795" w14:textId="78929632" w:rsidR="0065138E" w:rsidRPr="0065138E" w:rsidDel="00BA7C6D" w:rsidRDefault="0065138E" w:rsidP="0065138E">
      <w:pPr>
        <w:pStyle w:val="TOC3"/>
        <w:tabs>
          <w:tab w:val="left" w:pos="1320"/>
          <w:tab w:val="right" w:leader="dot" w:pos="9064"/>
        </w:tabs>
        <w:jc w:val="both"/>
        <w:rPr>
          <w:del w:id="72" w:author="Tran Dang" w:date="2024-12-22T20:55:00Z"/>
          <w:rFonts w:ascii="Times New Roman" w:eastAsiaTheme="minorEastAsia" w:hAnsi="Times New Roman" w:cs="Times New Roman"/>
          <w:noProof/>
          <w:kern w:val="0"/>
          <w:sz w:val="26"/>
          <w:szCs w:val="26"/>
          <w14:ligatures w14:val="none"/>
        </w:rPr>
      </w:pPr>
      <w:del w:id="73" w:author="Tran Dang" w:date="2024-12-22T20:55:00Z">
        <w:r w:rsidRPr="00BA7C6D" w:rsidDel="00BA7C6D">
          <w:rPr>
            <w:rPrChange w:id="74" w:author="Tran Dang" w:date="2024-12-22T20:55:00Z">
              <w:rPr>
                <w:rStyle w:val="Hyperlink"/>
                <w:rFonts w:ascii="Times New Roman" w:hAnsi="Times New Roman" w:cs="Times New Roman"/>
                <w:noProof/>
                <w:sz w:val="26"/>
                <w:szCs w:val="26"/>
              </w:rPr>
            </w:rPrChange>
          </w:rPr>
          <w:delText>1.1.1.</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75" w:author="Tran Dang" w:date="2024-12-22T20:55:00Z">
              <w:rPr>
                <w:rStyle w:val="Hyperlink"/>
                <w:rFonts w:ascii="Times New Roman" w:hAnsi="Times New Roman" w:cs="Times New Roman"/>
                <w:noProof/>
                <w:sz w:val="26"/>
                <w:szCs w:val="26"/>
              </w:rPr>
            </w:rPrChange>
          </w:rPr>
          <w:delText>Khái niệm</w:delText>
        </w:r>
        <w:r w:rsidRPr="0065138E" w:rsidDel="00BA7C6D">
          <w:rPr>
            <w:rFonts w:ascii="Times New Roman" w:hAnsi="Times New Roman" w:cs="Times New Roman"/>
            <w:noProof/>
            <w:webHidden/>
            <w:sz w:val="26"/>
            <w:szCs w:val="26"/>
          </w:rPr>
          <w:tab/>
          <w:delText>4</w:delText>
        </w:r>
      </w:del>
    </w:p>
    <w:p w14:paraId="539845EE" w14:textId="3CD5A34F" w:rsidR="0065138E" w:rsidRPr="0065138E" w:rsidDel="00BA7C6D" w:rsidRDefault="0065138E" w:rsidP="0065138E">
      <w:pPr>
        <w:pStyle w:val="TOC3"/>
        <w:tabs>
          <w:tab w:val="left" w:pos="1320"/>
          <w:tab w:val="right" w:leader="dot" w:pos="9064"/>
        </w:tabs>
        <w:jc w:val="both"/>
        <w:rPr>
          <w:del w:id="76" w:author="Tran Dang" w:date="2024-12-22T20:55:00Z"/>
          <w:rFonts w:ascii="Times New Roman" w:eastAsiaTheme="minorEastAsia" w:hAnsi="Times New Roman" w:cs="Times New Roman"/>
          <w:noProof/>
          <w:kern w:val="0"/>
          <w:sz w:val="26"/>
          <w:szCs w:val="26"/>
          <w14:ligatures w14:val="none"/>
        </w:rPr>
      </w:pPr>
      <w:del w:id="77" w:author="Tran Dang" w:date="2024-12-22T20:55:00Z">
        <w:r w:rsidRPr="00BA7C6D" w:rsidDel="00BA7C6D">
          <w:rPr>
            <w:rPrChange w:id="78" w:author="Tran Dang" w:date="2024-12-22T20:55:00Z">
              <w:rPr>
                <w:rStyle w:val="Hyperlink"/>
                <w:rFonts w:ascii="Times New Roman" w:hAnsi="Times New Roman" w:cs="Times New Roman"/>
                <w:noProof/>
                <w:sz w:val="26"/>
                <w:szCs w:val="26"/>
              </w:rPr>
            </w:rPrChange>
          </w:rPr>
          <w:delText>1.1.2.</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79" w:author="Tran Dang" w:date="2024-12-22T20:55:00Z">
              <w:rPr>
                <w:rStyle w:val="Hyperlink"/>
                <w:rFonts w:ascii="Times New Roman" w:hAnsi="Times New Roman" w:cs="Times New Roman"/>
                <w:noProof/>
                <w:sz w:val="26"/>
                <w:szCs w:val="26"/>
              </w:rPr>
            </w:rPrChange>
          </w:rPr>
          <w:delText>Ưu điểm của C#</w:delText>
        </w:r>
        <w:r w:rsidRPr="0065138E" w:rsidDel="00BA7C6D">
          <w:rPr>
            <w:rFonts w:ascii="Times New Roman" w:hAnsi="Times New Roman" w:cs="Times New Roman"/>
            <w:noProof/>
            <w:webHidden/>
            <w:sz w:val="26"/>
            <w:szCs w:val="26"/>
          </w:rPr>
          <w:tab/>
          <w:delText>4</w:delText>
        </w:r>
      </w:del>
    </w:p>
    <w:p w14:paraId="13BF9D65" w14:textId="76E9FBF6" w:rsidR="0065138E" w:rsidRPr="0065138E" w:rsidDel="00BA7C6D" w:rsidRDefault="0065138E" w:rsidP="0065138E">
      <w:pPr>
        <w:pStyle w:val="TOC3"/>
        <w:tabs>
          <w:tab w:val="left" w:pos="1320"/>
          <w:tab w:val="right" w:leader="dot" w:pos="9064"/>
        </w:tabs>
        <w:jc w:val="both"/>
        <w:rPr>
          <w:del w:id="80" w:author="Tran Dang" w:date="2024-12-22T20:55:00Z"/>
          <w:rFonts w:ascii="Times New Roman" w:eastAsiaTheme="minorEastAsia" w:hAnsi="Times New Roman" w:cs="Times New Roman"/>
          <w:noProof/>
          <w:kern w:val="0"/>
          <w:sz w:val="26"/>
          <w:szCs w:val="26"/>
          <w14:ligatures w14:val="none"/>
        </w:rPr>
      </w:pPr>
      <w:del w:id="81" w:author="Tran Dang" w:date="2024-12-22T20:55:00Z">
        <w:r w:rsidRPr="00BA7C6D" w:rsidDel="00BA7C6D">
          <w:rPr>
            <w:rPrChange w:id="82" w:author="Tran Dang" w:date="2024-12-22T20:55:00Z">
              <w:rPr>
                <w:rStyle w:val="Hyperlink"/>
                <w:rFonts w:ascii="Times New Roman" w:hAnsi="Times New Roman" w:cs="Times New Roman"/>
                <w:noProof/>
                <w:sz w:val="26"/>
                <w:szCs w:val="26"/>
              </w:rPr>
            </w:rPrChange>
          </w:rPr>
          <w:delText>1.1.3.</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83" w:author="Tran Dang" w:date="2024-12-22T20:55:00Z">
              <w:rPr>
                <w:rStyle w:val="Hyperlink"/>
                <w:rFonts w:ascii="Times New Roman" w:hAnsi="Times New Roman" w:cs="Times New Roman"/>
                <w:noProof/>
                <w:sz w:val="26"/>
                <w:szCs w:val="26"/>
              </w:rPr>
            </w:rPrChange>
          </w:rPr>
          <w:delText>Nhược điểm của C#</w:delText>
        </w:r>
        <w:r w:rsidRPr="0065138E" w:rsidDel="00BA7C6D">
          <w:rPr>
            <w:rFonts w:ascii="Times New Roman" w:hAnsi="Times New Roman" w:cs="Times New Roman"/>
            <w:noProof/>
            <w:webHidden/>
            <w:sz w:val="26"/>
            <w:szCs w:val="26"/>
          </w:rPr>
          <w:tab/>
          <w:delText>4</w:delText>
        </w:r>
      </w:del>
    </w:p>
    <w:p w14:paraId="3905EEAE" w14:textId="08F7D589" w:rsidR="0065138E" w:rsidRPr="0065138E" w:rsidDel="00BA7C6D" w:rsidRDefault="0065138E" w:rsidP="0065138E">
      <w:pPr>
        <w:pStyle w:val="TOC2"/>
        <w:tabs>
          <w:tab w:val="left" w:pos="880"/>
          <w:tab w:val="right" w:leader="dot" w:pos="9064"/>
        </w:tabs>
        <w:jc w:val="both"/>
        <w:rPr>
          <w:del w:id="84" w:author="Tran Dang" w:date="2024-12-22T20:55:00Z"/>
          <w:rFonts w:ascii="Times New Roman" w:eastAsiaTheme="minorEastAsia" w:hAnsi="Times New Roman" w:cs="Times New Roman"/>
          <w:noProof/>
          <w:kern w:val="0"/>
          <w:sz w:val="26"/>
          <w:szCs w:val="26"/>
          <w14:ligatures w14:val="none"/>
        </w:rPr>
      </w:pPr>
      <w:del w:id="85" w:author="Tran Dang" w:date="2024-12-22T20:55:00Z">
        <w:r w:rsidRPr="00BA7C6D" w:rsidDel="00BA7C6D">
          <w:rPr>
            <w:rPrChange w:id="86" w:author="Tran Dang" w:date="2024-12-22T20:55:00Z">
              <w:rPr>
                <w:rStyle w:val="Hyperlink"/>
                <w:rFonts w:ascii="Times New Roman" w:hAnsi="Times New Roman" w:cs="Times New Roman"/>
                <w:noProof/>
                <w:sz w:val="26"/>
                <w:szCs w:val="26"/>
              </w:rPr>
            </w:rPrChange>
          </w:rPr>
          <w:delText>1.2.</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87" w:author="Tran Dang" w:date="2024-12-22T20:55:00Z">
              <w:rPr>
                <w:rStyle w:val="Hyperlink"/>
                <w:rFonts w:ascii="Times New Roman" w:hAnsi="Times New Roman" w:cs="Times New Roman"/>
                <w:noProof/>
                <w:sz w:val="26"/>
                <w:szCs w:val="26"/>
              </w:rPr>
            </w:rPrChange>
          </w:rPr>
          <w:delText>ASP.NET Core Web API</w:delText>
        </w:r>
        <w:r w:rsidRPr="0065138E" w:rsidDel="00BA7C6D">
          <w:rPr>
            <w:rFonts w:ascii="Times New Roman" w:hAnsi="Times New Roman" w:cs="Times New Roman"/>
            <w:noProof/>
            <w:webHidden/>
            <w:sz w:val="26"/>
            <w:szCs w:val="26"/>
          </w:rPr>
          <w:tab/>
          <w:delText>5</w:delText>
        </w:r>
      </w:del>
    </w:p>
    <w:p w14:paraId="33A24B86" w14:textId="52E33156" w:rsidR="0065138E" w:rsidRPr="0065138E" w:rsidDel="00BA7C6D" w:rsidRDefault="0065138E" w:rsidP="0065138E">
      <w:pPr>
        <w:pStyle w:val="TOC3"/>
        <w:tabs>
          <w:tab w:val="left" w:pos="1320"/>
          <w:tab w:val="right" w:leader="dot" w:pos="9064"/>
        </w:tabs>
        <w:jc w:val="both"/>
        <w:rPr>
          <w:del w:id="88" w:author="Tran Dang" w:date="2024-12-22T20:55:00Z"/>
          <w:rFonts w:ascii="Times New Roman" w:eastAsiaTheme="minorEastAsia" w:hAnsi="Times New Roman" w:cs="Times New Roman"/>
          <w:noProof/>
          <w:kern w:val="0"/>
          <w:sz w:val="26"/>
          <w:szCs w:val="26"/>
          <w14:ligatures w14:val="none"/>
        </w:rPr>
      </w:pPr>
      <w:del w:id="89" w:author="Tran Dang" w:date="2024-12-22T20:55:00Z">
        <w:r w:rsidRPr="00BA7C6D" w:rsidDel="00BA7C6D">
          <w:rPr>
            <w:rPrChange w:id="90" w:author="Tran Dang" w:date="2024-12-22T20:55:00Z">
              <w:rPr>
                <w:rStyle w:val="Hyperlink"/>
                <w:rFonts w:ascii="Times New Roman" w:hAnsi="Times New Roman" w:cs="Times New Roman"/>
                <w:noProof/>
                <w:sz w:val="26"/>
                <w:szCs w:val="26"/>
              </w:rPr>
            </w:rPrChange>
          </w:rPr>
          <w:delText>1.2.1.</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91" w:author="Tran Dang" w:date="2024-12-22T20:55:00Z">
              <w:rPr>
                <w:rStyle w:val="Hyperlink"/>
                <w:rFonts w:ascii="Times New Roman" w:hAnsi="Times New Roman" w:cs="Times New Roman"/>
                <w:noProof/>
                <w:sz w:val="26"/>
                <w:szCs w:val="26"/>
              </w:rPr>
            </w:rPrChange>
          </w:rPr>
          <w:delText>Khái niệm</w:delText>
        </w:r>
        <w:r w:rsidRPr="0065138E" w:rsidDel="00BA7C6D">
          <w:rPr>
            <w:rFonts w:ascii="Times New Roman" w:hAnsi="Times New Roman" w:cs="Times New Roman"/>
            <w:noProof/>
            <w:webHidden/>
            <w:sz w:val="26"/>
            <w:szCs w:val="26"/>
          </w:rPr>
          <w:tab/>
          <w:delText>5</w:delText>
        </w:r>
      </w:del>
    </w:p>
    <w:p w14:paraId="74382400" w14:textId="6E9C892A" w:rsidR="0065138E" w:rsidRPr="0065138E" w:rsidDel="00BA7C6D" w:rsidRDefault="0065138E" w:rsidP="0065138E">
      <w:pPr>
        <w:pStyle w:val="TOC3"/>
        <w:tabs>
          <w:tab w:val="left" w:pos="1320"/>
          <w:tab w:val="right" w:leader="dot" w:pos="9064"/>
        </w:tabs>
        <w:jc w:val="both"/>
        <w:rPr>
          <w:del w:id="92" w:author="Tran Dang" w:date="2024-12-22T20:55:00Z"/>
          <w:rFonts w:ascii="Times New Roman" w:eastAsiaTheme="minorEastAsia" w:hAnsi="Times New Roman" w:cs="Times New Roman"/>
          <w:noProof/>
          <w:kern w:val="0"/>
          <w:sz w:val="26"/>
          <w:szCs w:val="26"/>
          <w14:ligatures w14:val="none"/>
        </w:rPr>
      </w:pPr>
      <w:del w:id="93" w:author="Tran Dang" w:date="2024-12-22T20:55:00Z">
        <w:r w:rsidRPr="00BA7C6D" w:rsidDel="00BA7C6D">
          <w:rPr>
            <w:rPrChange w:id="94" w:author="Tran Dang" w:date="2024-12-22T20:55:00Z">
              <w:rPr>
                <w:rStyle w:val="Hyperlink"/>
                <w:rFonts w:ascii="Times New Roman" w:hAnsi="Times New Roman" w:cs="Times New Roman"/>
                <w:noProof/>
                <w:sz w:val="26"/>
                <w:szCs w:val="26"/>
              </w:rPr>
            </w:rPrChange>
          </w:rPr>
          <w:delText>1.2.2.</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95" w:author="Tran Dang" w:date="2024-12-22T20:55:00Z">
              <w:rPr>
                <w:rStyle w:val="Hyperlink"/>
                <w:rFonts w:ascii="Times New Roman" w:hAnsi="Times New Roman" w:cs="Times New Roman"/>
                <w:noProof/>
                <w:sz w:val="26"/>
                <w:szCs w:val="26"/>
              </w:rPr>
            </w:rPrChange>
          </w:rPr>
          <w:delText>Ưu điểm của ASP.NET Core Web API</w:delText>
        </w:r>
        <w:r w:rsidRPr="0065138E" w:rsidDel="00BA7C6D">
          <w:rPr>
            <w:rFonts w:ascii="Times New Roman" w:hAnsi="Times New Roman" w:cs="Times New Roman"/>
            <w:noProof/>
            <w:webHidden/>
            <w:sz w:val="26"/>
            <w:szCs w:val="26"/>
          </w:rPr>
          <w:tab/>
          <w:delText>5</w:delText>
        </w:r>
      </w:del>
    </w:p>
    <w:p w14:paraId="28CA096A" w14:textId="234FC95A" w:rsidR="0065138E" w:rsidRPr="0065138E" w:rsidDel="00BA7C6D" w:rsidRDefault="0065138E" w:rsidP="0065138E">
      <w:pPr>
        <w:pStyle w:val="TOC3"/>
        <w:tabs>
          <w:tab w:val="left" w:pos="1320"/>
          <w:tab w:val="right" w:leader="dot" w:pos="9064"/>
        </w:tabs>
        <w:jc w:val="both"/>
        <w:rPr>
          <w:del w:id="96" w:author="Tran Dang" w:date="2024-12-22T20:55:00Z"/>
          <w:rFonts w:ascii="Times New Roman" w:eastAsiaTheme="minorEastAsia" w:hAnsi="Times New Roman" w:cs="Times New Roman"/>
          <w:noProof/>
          <w:kern w:val="0"/>
          <w:sz w:val="26"/>
          <w:szCs w:val="26"/>
          <w14:ligatures w14:val="none"/>
        </w:rPr>
      </w:pPr>
      <w:del w:id="97" w:author="Tran Dang" w:date="2024-12-22T20:55:00Z">
        <w:r w:rsidRPr="00BA7C6D" w:rsidDel="00BA7C6D">
          <w:rPr>
            <w:rPrChange w:id="98" w:author="Tran Dang" w:date="2024-12-22T20:55:00Z">
              <w:rPr>
                <w:rStyle w:val="Hyperlink"/>
                <w:rFonts w:ascii="Times New Roman" w:hAnsi="Times New Roman" w:cs="Times New Roman"/>
                <w:noProof/>
                <w:sz w:val="26"/>
                <w:szCs w:val="26"/>
              </w:rPr>
            </w:rPrChange>
          </w:rPr>
          <w:delText>1.2.3.</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99" w:author="Tran Dang" w:date="2024-12-22T20:55:00Z">
              <w:rPr>
                <w:rStyle w:val="Hyperlink"/>
                <w:rFonts w:ascii="Times New Roman" w:hAnsi="Times New Roman" w:cs="Times New Roman"/>
                <w:noProof/>
                <w:sz w:val="26"/>
                <w:szCs w:val="26"/>
              </w:rPr>
            </w:rPrChange>
          </w:rPr>
          <w:delText>Nhược điểm của ASP.NET Core Web API</w:delText>
        </w:r>
        <w:r w:rsidRPr="0065138E" w:rsidDel="00BA7C6D">
          <w:rPr>
            <w:rFonts w:ascii="Times New Roman" w:hAnsi="Times New Roman" w:cs="Times New Roman"/>
            <w:noProof/>
            <w:webHidden/>
            <w:sz w:val="26"/>
            <w:szCs w:val="26"/>
          </w:rPr>
          <w:tab/>
          <w:delText>5</w:delText>
        </w:r>
      </w:del>
    </w:p>
    <w:p w14:paraId="69D7F342" w14:textId="36C1D98C" w:rsidR="0065138E" w:rsidRPr="0065138E" w:rsidDel="00BA7C6D" w:rsidRDefault="0065138E" w:rsidP="0065138E">
      <w:pPr>
        <w:pStyle w:val="TOC2"/>
        <w:tabs>
          <w:tab w:val="left" w:pos="880"/>
          <w:tab w:val="right" w:leader="dot" w:pos="9064"/>
        </w:tabs>
        <w:jc w:val="both"/>
        <w:rPr>
          <w:del w:id="100" w:author="Tran Dang" w:date="2024-12-22T20:55:00Z"/>
          <w:rFonts w:ascii="Times New Roman" w:eastAsiaTheme="minorEastAsia" w:hAnsi="Times New Roman" w:cs="Times New Roman"/>
          <w:noProof/>
          <w:kern w:val="0"/>
          <w:sz w:val="26"/>
          <w:szCs w:val="26"/>
          <w14:ligatures w14:val="none"/>
        </w:rPr>
      </w:pPr>
      <w:del w:id="101" w:author="Tran Dang" w:date="2024-12-22T20:55:00Z">
        <w:r w:rsidRPr="00BA7C6D" w:rsidDel="00BA7C6D">
          <w:rPr>
            <w:rPrChange w:id="102" w:author="Tran Dang" w:date="2024-12-22T20:55:00Z">
              <w:rPr>
                <w:rStyle w:val="Hyperlink"/>
                <w:rFonts w:ascii="Times New Roman" w:hAnsi="Times New Roman" w:cs="Times New Roman"/>
                <w:noProof/>
                <w:sz w:val="26"/>
                <w:szCs w:val="26"/>
              </w:rPr>
            </w:rPrChange>
          </w:rPr>
          <w:delText>1.3.</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103" w:author="Tran Dang" w:date="2024-12-22T20:55:00Z">
              <w:rPr>
                <w:rStyle w:val="Hyperlink"/>
                <w:rFonts w:ascii="Times New Roman" w:hAnsi="Times New Roman" w:cs="Times New Roman"/>
                <w:noProof/>
                <w:sz w:val="26"/>
                <w:szCs w:val="26"/>
              </w:rPr>
            </w:rPrChange>
          </w:rPr>
          <w:delText>ReactJS</w:delText>
        </w:r>
        <w:r w:rsidRPr="0065138E" w:rsidDel="00BA7C6D">
          <w:rPr>
            <w:rFonts w:ascii="Times New Roman" w:hAnsi="Times New Roman" w:cs="Times New Roman"/>
            <w:noProof/>
            <w:webHidden/>
            <w:sz w:val="26"/>
            <w:szCs w:val="26"/>
          </w:rPr>
          <w:tab/>
          <w:delText>6</w:delText>
        </w:r>
      </w:del>
    </w:p>
    <w:p w14:paraId="1C9C1D52" w14:textId="5FB41777" w:rsidR="0065138E" w:rsidRPr="0065138E" w:rsidDel="00BA7C6D" w:rsidRDefault="0065138E" w:rsidP="0065138E">
      <w:pPr>
        <w:pStyle w:val="TOC3"/>
        <w:tabs>
          <w:tab w:val="left" w:pos="1320"/>
          <w:tab w:val="right" w:leader="dot" w:pos="9064"/>
        </w:tabs>
        <w:jc w:val="both"/>
        <w:rPr>
          <w:del w:id="104" w:author="Tran Dang" w:date="2024-12-22T20:55:00Z"/>
          <w:rFonts w:ascii="Times New Roman" w:eastAsiaTheme="minorEastAsia" w:hAnsi="Times New Roman" w:cs="Times New Roman"/>
          <w:noProof/>
          <w:kern w:val="0"/>
          <w:sz w:val="26"/>
          <w:szCs w:val="26"/>
          <w14:ligatures w14:val="none"/>
        </w:rPr>
      </w:pPr>
      <w:del w:id="105" w:author="Tran Dang" w:date="2024-12-22T20:55:00Z">
        <w:r w:rsidRPr="00BA7C6D" w:rsidDel="00BA7C6D">
          <w:rPr>
            <w:rPrChange w:id="106" w:author="Tran Dang" w:date="2024-12-22T20:55:00Z">
              <w:rPr>
                <w:rStyle w:val="Hyperlink"/>
                <w:rFonts w:ascii="Times New Roman" w:hAnsi="Times New Roman" w:cs="Times New Roman"/>
                <w:noProof/>
                <w:sz w:val="26"/>
                <w:szCs w:val="26"/>
              </w:rPr>
            </w:rPrChange>
          </w:rPr>
          <w:delText>1.3.1.</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107" w:author="Tran Dang" w:date="2024-12-22T20:55:00Z">
              <w:rPr>
                <w:rStyle w:val="Hyperlink"/>
                <w:rFonts w:ascii="Times New Roman" w:hAnsi="Times New Roman" w:cs="Times New Roman"/>
                <w:noProof/>
                <w:sz w:val="26"/>
                <w:szCs w:val="26"/>
              </w:rPr>
            </w:rPrChange>
          </w:rPr>
          <w:delText>Khái niệm</w:delText>
        </w:r>
        <w:r w:rsidRPr="0065138E" w:rsidDel="00BA7C6D">
          <w:rPr>
            <w:rFonts w:ascii="Times New Roman" w:hAnsi="Times New Roman" w:cs="Times New Roman"/>
            <w:noProof/>
            <w:webHidden/>
            <w:sz w:val="26"/>
            <w:szCs w:val="26"/>
          </w:rPr>
          <w:tab/>
          <w:delText>6</w:delText>
        </w:r>
      </w:del>
    </w:p>
    <w:p w14:paraId="2C1D8D4F" w14:textId="73C81802" w:rsidR="0065138E" w:rsidRPr="0065138E" w:rsidDel="00BA7C6D" w:rsidRDefault="0065138E" w:rsidP="0065138E">
      <w:pPr>
        <w:pStyle w:val="TOC3"/>
        <w:tabs>
          <w:tab w:val="left" w:pos="1320"/>
          <w:tab w:val="right" w:leader="dot" w:pos="9064"/>
        </w:tabs>
        <w:jc w:val="both"/>
        <w:rPr>
          <w:del w:id="108" w:author="Tran Dang" w:date="2024-12-22T20:55:00Z"/>
          <w:rFonts w:ascii="Times New Roman" w:eastAsiaTheme="minorEastAsia" w:hAnsi="Times New Roman" w:cs="Times New Roman"/>
          <w:noProof/>
          <w:kern w:val="0"/>
          <w:sz w:val="26"/>
          <w:szCs w:val="26"/>
          <w14:ligatures w14:val="none"/>
        </w:rPr>
      </w:pPr>
      <w:del w:id="109" w:author="Tran Dang" w:date="2024-12-22T20:55:00Z">
        <w:r w:rsidRPr="00BA7C6D" w:rsidDel="00BA7C6D">
          <w:rPr>
            <w:rPrChange w:id="110" w:author="Tran Dang" w:date="2024-12-22T20:55:00Z">
              <w:rPr>
                <w:rStyle w:val="Hyperlink"/>
                <w:rFonts w:ascii="Times New Roman" w:hAnsi="Times New Roman" w:cs="Times New Roman"/>
                <w:noProof/>
                <w:sz w:val="26"/>
                <w:szCs w:val="26"/>
              </w:rPr>
            </w:rPrChange>
          </w:rPr>
          <w:delText>1.3.2.</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111" w:author="Tran Dang" w:date="2024-12-22T20:55:00Z">
              <w:rPr>
                <w:rStyle w:val="Hyperlink"/>
                <w:rFonts w:ascii="Times New Roman" w:hAnsi="Times New Roman" w:cs="Times New Roman"/>
                <w:noProof/>
                <w:sz w:val="26"/>
                <w:szCs w:val="26"/>
              </w:rPr>
            </w:rPrChange>
          </w:rPr>
          <w:delText>Ưu điểm của ReactJS</w:delText>
        </w:r>
        <w:r w:rsidRPr="0065138E" w:rsidDel="00BA7C6D">
          <w:rPr>
            <w:rFonts w:ascii="Times New Roman" w:hAnsi="Times New Roman" w:cs="Times New Roman"/>
            <w:noProof/>
            <w:webHidden/>
            <w:sz w:val="26"/>
            <w:szCs w:val="26"/>
          </w:rPr>
          <w:tab/>
          <w:delText>6</w:delText>
        </w:r>
      </w:del>
    </w:p>
    <w:p w14:paraId="04C2E439" w14:textId="175D49FC" w:rsidR="0065138E" w:rsidRPr="0065138E" w:rsidDel="00BA7C6D" w:rsidRDefault="0065138E" w:rsidP="0065138E">
      <w:pPr>
        <w:pStyle w:val="TOC3"/>
        <w:tabs>
          <w:tab w:val="left" w:pos="1320"/>
          <w:tab w:val="right" w:leader="dot" w:pos="9064"/>
        </w:tabs>
        <w:jc w:val="both"/>
        <w:rPr>
          <w:del w:id="112" w:author="Tran Dang" w:date="2024-12-22T20:55:00Z"/>
          <w:rFonts w:ascii="Times New Roman" w:eastAsiaTheme="minorEastAsia" w:hAnsi="Times New Roman" w:cs="Times New Roman"/>
          <w:noProof/>
          <w:kern w:val="0"/>
          <w:sz w:val="26"/>
          <w:szCs w:val="26"/>
          <w14:ligatures w14:val="none"/>
        </w:rPr>
      </w:pPr>
      <w:del w:id="113" w:author="Tran Dang" w:date="2024-12-22T20:55:00Z">
        <w:r w:rsidRPr="00BA7C6D" w:rsidDel="00BA7C6D">
          <w:rPr>
            <w:rPrChange w:id="114" w:author="Tran Dang" w:date="2024-12-22T20:55:00Z">
              <w:rPr>
                <w:rStyle w:val="Hyperlink"/>
                <w:rFonts w:ascii="Times New Roman" w:hAnsi="Times New Roman" w:cs="Times New Roman"/>
                <w:noProof/>
                <w:sz w:val="26"/>
                <w:szCs w:val="26"/>
              </w:rPr>
            </w:rPrChange>
          </w:rPr>
          <w:delText>1.3.3.</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115" w:author="Tran Dang" w:date="2024-12-22T20:55:00Z">
              <w:rPr>
                <w:rStyle w:val="Hyperlink"/>
                <w:rFonts w:ascii="Times New Roman" w:hAnsi="Times New Roman" w:cs="Times New Roman"/>
                <w:noProof/>
                <w:sz w:val="26"/>
                <w:szCs w:val="26"/>
              </w:rPr>
            </w:rPrChange>
          </w:rPr>
          <w:delText>Nhược điểm của ReactJS</w:delText>
        </w:r>
        <w:r w:rsidRPr="0065138E" w:rsidDel="00BA7C6D">
          <w:rPr>
            <w:rFonts w:ascii="Times New Roman" w:hAnsi="Times New Roman" w:cs="Times New Roman"/>
            <w:noProof/>
            <w:webHidden/>
            <w:sz w:val="26"/>
            <w:szCs w:val="26"/>
          </w:rPr>
          <w:tab/>
          <w:delText>7</w:delText>
        </w:r>
      </w:del>
    </w:p>
    <w:p w14:paraId="43BA0DFD" w14:textId="179899F7" w:rsidR="0065138E" w:rsidRPr="0065138E" w:rsidDel="00BA7C6D" w:rsidRDefault="0065138E" w:rsidP="0065138E">
      <w:pPr>
        <w:pStyle w:val="TOC1"/>
        <w:tabs>
          <w:tab w:val="right" w:leader="dot" w:pos="9064"/>
        </w:tabs>
        <w:jc w:val="both"/>
        <w:rPr>
          <w:del w:id="116" w:author="Tran Dang" w:date="2024-12-22T20:55:00Z"/>
          <w:rFonts w:ascii="Times New Roman" w:eastAsiaTheme="minorEastAsia" w:hAnsi="Times New Roman" w:cs="Times New Roman"/>
          <w:noProof/>
          <w:kern w:val="0"/>
          <w:sz w:val="26"/>
          <w:szCs w:val="26"/>
          <w14:ligatures w14:val="none"/>
        </w:rPr>
      </w:pPr>
      <w:del w:id="117" w:author="Tran Dang" w:date="2024-12-22T20:55:00Z">
        <w:r w:rsidRPr="00BA7C6D" w:rsidDel="00BA7C6D">
          <w:rPr>
            <w:rPrChange w:id="118" w:author="Tran Dang" w:date="2024-12-22T20:55:00Z">
              <w:rPr>
                <w:rStyle w:val="Hyperlink"/>
                <w:rFonts w:ascii="Times New Roman" w:hAnsi="Times New Roman" w:cs="Times New Roman"/>
                <w:noProof/>
                <w:sz w:val="26"/>
                <w:szCs w:val="26"/>
              </w:rPr>
            </w:rPrChange>
          </w:rPr>
          <w:delText>CHƯƠNG 2: XÂY DỰNG CHƯƠNG TRÌNH</w:delText>
        </w:r>
        <w:r w:rsidRPr="0065138E" w:rsidDel="00BA7C6D">
          <w:rPr>
            <w:rFonts w:ascii="Times New Roman" w:hAnsi="Times New Roman" w:cs="Times New Roman"/>
            <w:noProof/>
            <w:webHidden/>
            <w:sz w:val="26"/>
            <w:szCs w:val="26"/>
          </w:rPr>
          <w:tab/>
          <w:delText>8</w:delText>
        </w:r>
      </w:del>
    </w:p>
    <w:p w14:paraId="53B76DFD" w14:textId="08153A01" w:rsidR="0065138E" w:rsidRPr="0065138E" w:rsidDel="00BA7C6D" w:rsidRDefault="0065138E" w:rsidP="0065138E">
      <w:pPr>
        <w:pStyle w:val="TOC2"/>
        <w:tabs>
          <w:tab w:val="right" w:leader="dot" w:pos="9064"/>
        </w:tabs>
        <w:jc w:val="both"/>
        <w:rPr>
          <w:del w:id="119" w:author="Tran Dang" w:date="2024-12-22T20:55:00Z"/>
          <w:rFonts w:ascii="Times New Roman" w:eastAsiaTheme="minorEastAsia" w:hAnsi="Times New Roman" w:cs="Times New Roman"/>
          <w:noProof/>
          <w:kern w:val="0"/>
          <w:sz w:val="26"/>
          <w:szCs w:val="26"/>
          <w14:ligatures w14:val="none"/>
        </w:rPr>
      </w:pPr>
      <w:del w:id="120" w:author="Tran Dang" w:date="2024-12-22T20:55:00Z">
        <w:r w:rsidRPr="00BA7C6D" w:rsidDel="00BA7C6D">
          <w:rPr>
            <w:rPrChange w:id="121" w:author="Tran Dang" w:date="2024-12-22T20:55:00Z">
              <w:rPr>
                <w:rStyle w:val="Hyperlink"/>
                <w:rFonts w:ascii="Times New Roman" w:hAnsi="Times New Roman" w:cs="Times New Roman"/>
                <w:noProof/>
                <w:sz w:val="26"/>
                <w:szCs w:val="26"/>
              </w:rPr>
            </w:rPrChange>
          </w:rPr>
          <w:delText>2.1. Đặc tả hệ thống</w:delText>
        </w:r>
        <w:r w:rsidRPr="0065138E" w:rsidDel="00BA7C6D">
          <w:rPr>
            <w:rFonts w:ascii="Times New Roman" w:hAnsi="Times New Roman" w:cs="Times New Roman"/>
            <w:noProof/>
            <w:webHidden/>
            <w:sz w:val="26"/>
            <w:szCs w:val="26"/>
          </w:rPr>
          <w:tab/>
          <w:delText>8</w:delText>
        </w:r>
      </w:del>
    </w:p>
    <w:p w14:paraId="3F035CE6" w14:textId="52F9FD32" w:rsidR="0065138E" w:rsidRPr="0065138E" w:rsidDel="00BA7C6D" w:rsidRDefault="0065138E" w:rsidP="0065138E">
      <w:pPr>
        <w:pStyle w:val="TOC2"/>
        <w:tabs>
          <w:tab w:val="right" w:leader="dot" w:pos="9064"/>
        </w:tabs>
        <w:jc w:val="both"/>
        <w:rPr>
          <w:del w:id="122" w:author="Tran Dang" w:date="2024-12-22T20:55:00Z"/>
          <w:rFonts w:ascii="Times New Roman" w:eastAsiaTheme="minorEastAsia" w:hAnsi="Times New Roman" w:cs="Times New Roman"/>
          <w:noProof/>
          <w:kern w:val="0"/>
          <w:sz w:val="26"/>
          <w:szCs w:val="26"/>
          <w14:ligatures w14:val="none"/>
        </w:rPr>
      </w:pPr>
      <w:del w:id="123" w:author="Tran Dang" w:date="2024-12-22T20:55:00Z">
        <w:r w:rsidRPr="00BA7C6D" w:rsidDel="00BA7C6D">
          <w:rPr>
            <w:rPrChange w:id="124" w:author="Tran Dang" w:date="2024-12-22T20:55:00Z">
              <w:rPr>
                <w:rStyle w:val="Hyperlink"/>
                <w:rFonts w:ascii="Times New Roman" w:hAnsi="Times New Roman" w:cs="Times New Roman"/>
                <w:noProof/>
                <w:sz w:val="26"/>
                <w:szCs w:val="26"/>
              </w:rPr>
            </w:rPrChange>
          </w:rPr>
          <w:delText>2.2. Phân tích hệ thống</w:delText>
        </w:r>
        <w:r w:rsidRPr="0065138E" w:rsidDel="00BA7C6D">
          <w:rPr>
            <w:rFonts w:ascii="Times New Roman" w:hAnsi="Times New Roman" w:cs="Times New Roman"/>
            <w:noProof/>
            <w:webHidden/>
            <w:sz w:val="26"/>
            <w:szCs w:val="26"/>
          </w:rPr>
          <w:tab/>
          <w:delText>9</w:delText>
        </w:r>
      </w:del>
    </w:p>
    <w:p w14:paraId="7F0FC329" w14:textId="1F046D37" w:rsidR="0065138E" w:rsidRPr="0065138E" w:rsidDel="00BA7C6D" w:rsidRDefault="0065138E" w:rsidP="0065138E">
      <w:pPr>
        <w:pStyle w:val="TOC3"/>
        <w:tabs>
          <w:tab w:val="right" w:leader="dot" w:pos="9064"/>
        </w:tabs>
        <w:jc w:val="both"/>
        <w:rPr>
          <w:del w:id="125" w:author="Tran Dang" w:date="2024-12-22T20:55:00Z"/>
          <w:rFonts w:ascii="Times New Roman" w:eastAsiaTheme="minorEastAsia" w:hAnsi="Times New Roman" w:cs="Times New Roman"/>
          <w:noProof/>
          <w:kern w:val="0"/>
          <w:sz w:val="26"/>
          <w:szCs w:val="26"/>
          <w14:ligatures w14:val="none"/>
        </w:rPr>
      </w:pPr>
      <w:del w:id="126" w:author="Tran Dang" w:date="2024-12-22T20:55:00Z">
        <w:r w:rsidRPr="00BA7C6D" w:rsidDel="00BA7C6D">
          <w:rPr>
            <w:rPrChange w:id="127" w:author="Tran Dang" w:date="2024-12-22T20:55:00Z">
              <w:rPr>
                <w:rStyle w:val="Hyperlink"/>
                <w:rFonts w:ascii="Times New Roman" w:hAnsi="Times New Roman" w:cs="Times New Roman"/>
                <w:noProof/>
                <w:sz w:val="26"/>
                <w:szCs w:val="26"/>
              </w:rPr>
            </w:rPrChange>
          </w:rPr>
          <w:delText>2.2.1. Sơ đồ hệ thống</w:delText>
        </w:r>
        <w:r w:rsidRPr="0065138E" w:rsidDel="00BA7C6D">
          <w:rPr>
            <w:rFonts w:ascii="Times New Roman" w:hAnsi="Times New Roman" w:cs="Times New Roman"/>
            <w:noProof/>
            <w:webHidden/>
            <w:sz w:val="26"/>
            <w:szCs w:val="26"/>
          </w:rPr>
          <w:tab/>
          <w:delText>9</w:delText>
        </w:r>
      </w:del>
    </w:p>
    <w:p w14:paraId="1ABEF368" w14:textId="2672473D" w:rsidR="0065138E" w:rsidRPr="0065138E" w:rsidDel="00BA7C6D" w:rsidRDefault="0065138E" w:rsidP="0065138E">
      <w:pPr>
        <w:pStyle w:val="TOC3"/>
        <w:tabs>
          <w:tab w:val="right" w:leader="dot" w:pos="9064"/>
        </w:tabs>
        <w:jc w:val="both"/>
        <w:rPr>
          <w:del w:id="128" w:author="Tran Dang" w:date="2024-12-22T20:55:00Z"/>
          <w:rFonts w:ascii="Times New Roman" w:eastAsiaTheme="minorEastAsia" w:hAnsi="Times New Roman" w:cs="Times New Roman"/>
          <w:noProof/>
          <w:kern w:val="0"/>
          <w:sz w:val="26"/>
          <w:szCs w:val="26"/>
          <w14:ligatures w14:val="none"/>
        </w:rPr>
      </w:pPr>
      <w:del w:id="129" w:author="Tran Dang" w:date="2024-12-22T20:55:00Z">
        <w:r w:rsidRPr="00BA7C6D" w:rsidDel="00BA7C6D">
          <w:rPr>
            <w:rPrChange w:id="130" w:author="Tran Dang" w:date="2024-12-22T20:55:00Z">
              <w:rPr>
                <w:rStyle w:val="Hyperlink"/>
                <w:rFonts w:ascii="Times New Roman" w:hAnsi="Times New Roman" w:cs="Times New Roman"/>
                <w:noProof/>
                <w:sz w:val="26"/>
                <w:szCs w:val="26"/>
              </w:rPr>
            </w:rPrChange>
          </w:rPr>
          <w:delText>2.2.2. Sơ đồ Usecase</w:delText>
        </w:r>
        <w:r w:rsidRPr="0065138E" w:rsidDel="00BA7C6D">
          <w:rPr>
            <w:rFonts w:ascii="Times New Roman" w:hAnsi="Times New Roman" w:cs="Times New Roman"/>
            <w:noProof/>
            <w:webHidden/>
            <w:sz w:val="26"/>
            <w:szCs w:val="26"/>
          </w:rPr>
          <w:tab/>
          <w:delText>9</w:delText>
        </w:r>
      </w:del>
    </w:p>
    <w:p w14:paraId="2A8CABD5" w14:textId="7DCA2A4E" w:rsidR="0065138E" w:rsidRPr="0065138E" w:rsidDel="00BA7C6D" w:rsidRDefault="0065138E" w:rsidP="0065138E">
      <w:pPr>
        <w:pStyle w:val="TOC3"/>
        <w:tabs>
          <w:tab w:val="right" w:leader="dot" w:pos="9064"/>
        </w:tabs>
        <w:jc w:val="both"/>
        <w:rPr>
          <w:del w:id="131" w:author="Tran Dang" w:date="2024-12-22T20:55:00Z"/>
          <w:rFonts w:ascii="Times New Roman" w:eastAsiaTheme="minorEastAsia" w:hAnsi="Times New Roman" w:cs="Times New Roman"/>
          <w:noProof/>
          <w:kern w:val="0"/>
          <w:sz w:val="26"/>
          <w:szCs w:val="26"/>
          <w14:ligatures w14:val="none"/>
        </w:rPr>
      </w:pPr>
      <w:del w:id="132" w:author="Tran Dang" w:date="2024-12-22T20:55:00Z">
        <w:r w:rsidRPr="00BA7C6D" w:rsidDel="00BA7C6D">
          <w:rPr>
            <w:rPrChange w:id="133" w:author="Tran Dang" w:date="2024-12-22T20:55:00Z">
              <w:rPr>
                <w:rStyle w:val="Hyperlink"/>
                <w:rFonts w:ascii="Times New Roman" w:hAnsi="Times New Roman" w:cs="Times New Roman"/>
                <w:noProof/>
                <w:sz w:val="26"/>
                <w:szCs w:val="26"/>
              </w:rPr>
            </w:rPrChange>
          </w:rPr>
          <w:delText>2.2.3. Sơ đồ Hoạt động</w:delText>
        </w:r>
        <w:r w:rsidRPr="0065138E" w:rsidDel="00BA7C6D">
          <w:rPr>
            <w:rFonts w:ascii="Times New Roman" w:hAnsi="Times New Roman" w:cs="Times New Roman"/>
            <w:noProof/>
            <w:webHidden/>
            <w:sz w:val="26"/>
            <w:szCs w:val="26"/>
          </w:rPr>
          <w:tab/>
          <w:delText>12</w:delText>
        </w:r>
      </w:del>
    </w:p>
    <w:p w14:paraId="71A8D60E" w14:textId="62A1BE21" w:rsidR="0065138E" w:rsidRPr="0065138E" w:rsidDel="00BA7C6D" w:rsidRDefault="0065138E" w:rsidP="0065138E">
      <w:pPr>
        <w:pStyle w:val="TOC3"/>
        <w:tabs>
          <w:tab w:val="right" w:leader="dot" w:pos="9064"/>
        </w:tabs>
        <w:jc w:val="both"/>
        <w:rPr>
          <w:del w:id="134" w:author="Tran Dang" w:date="2024-12-22T20:55:00Z"/>
          <w:rFonts w:ascii="Times New Roman" w:eastAsiaTheme="minorEastAsia" w:hAnsi="Times New Roman" w:cs="Times New Roman"/>
          <w:noProof/>
          <w:kern w:val="0"/>
          <w:sz w:val="26"/>
          <w:szCs w:val="26"/>
          <w14:ligatures w14:val="none"/>
        </w:rPr>
      </w:pPr>
      <w:del w:id="135" w:author="Tran Dang" w:date="2024-12-22T20:55:00Z">
        <w:r w:rsidRPr="00BA7C6D" w:rsidDel="00BA7C6D">
          <w:rPr>
            <w:rPrChange w:id="136" w:author="Tran Dang" w:date="2024-12-22T20:55:00Z">
              <w:rPr>
                <w:rStyle w:val="Hyperlink"/>
                <w:rFonts w:ascii="Times New Roman" w:hAnsi="Times New Roman" w:cs="Times New Roman"/>
                <w:noProof/>
                <w:sz w:val="26"/>
                <w:szCs w:val="26"/>
              </w:rPr>
            </w:rPrChange>
          </w:rPr>
          <w:delText>2.2.4. Sơ đồ lớp</w:delText>
        </w:r>
        <w:r w:rsidRPr="0065138E" w:rsidDel="00BA7C6D">
          <w:rPr>
            <w:rFonts w:ascii="Times New Roman" w:hAnsi="Times New Roman" w:cs="Times New Roman"/>
            <w:noProof/>
            <w:webHidden/>
            <w:sz w:val="26"/>
            <w:szCs w:val="26"/>
          </w:rPr>
          <w:tab/>
          <w:delText>14</w:delText>
        </w:r>
      </w:del>
    </w:p>
    <w:p w14:paraId="7528C275" w14:textId="47A2EE44" w:rsidR="0065138E" w:rsidRPr="0065138E" w:rsidDel="00BA7C6D" w:rsidRDefault="0065138E" w:rsidP="0065138E">
      <w:pPr>
        <w:pStyle w:val="TOC2"/>
        <w:tabs>
          <w:tab w:val="right" w:leader="dot" w:pos="9064"/>
        </w:tabs>
        <w:jc w:val="both"/>
        <w:rPr>
          <w:del w:id="137" w:author="Tran Dang" w:date="2024-12-22T20:55:00Z"/>
          <w:rFonts w:ascii="Times New Roman" w:eastAsiaTheme="minorEastAsia" w:hAnsi="Times New Roman" w:cs="Times New Roman"/>
          <w:noProof/>
          <w:kern w:val="0"/>
          <w:sz w:val="26"/>
          <w:szCs w:val="26"/>
          <w14:ligatures w14:val="none"/>
        </w:rPr>
      </w:pPr>
      <w:del w:id="138" w:author="Tran Dang" w:date="2024-12-22T20:55:00Z">
        <w:r w:rsidRPr="00BA7C6D" w:rsidDel="00BA7C6D">
          <w:rPr>
            <w:rPrChange w:id="139" w:author="Tran Dang" w:date="2024-12-22T20:55:00Z">
              <w:rPr>
                <w:rStyle w:val="Hyperlink"/>
                <w:rFonts w:ascii="Times New Roman" w:hAnsi="Times New Roman" w:cs="Times New Roman"/>
                <w:noProof/>
                <w:sz w:val="26"/>
                <w:szCs w:val="26"/>
              </w:rPr>
            </w:rPrChange>
          </w:rPr>
          <w:delText>2.3. Thiết kế CSDL</w:delText>
        </w:r>
        <w:r w:rsidRPr="0065138E" w:rsidDel="00BA7C6D">
          <w:rPr>
            <w:rFonts w:ascii="Times New Roman" w:hAnsi="Times New Roman" w:cs="Times New Roman"/>
            <w:noProof/>
            <w:webHidden/>
            <w:sz w:val="26"/>
            <w:szCs w:val="26"/>
          </w:rPr>
          <w:tab/>
          <w:delText>15</w:delText>
        </w:r>
      </w:del>
    </w:p>
    <w:p w14:paraId="37B8E795" w14:textId="517D63AC" w:rsidR="0065138E" w:rsidRPr="0065138E" w:rsidDel="00BA7C6D" w:rsidRDefault="0065138E" w:rsidP="0065138E">
      <w:pPr>
        <w:pStyle w:val="TOC3"/>
        <w:tabs>
          <w:tab w:val="right" w:leader="dot" w:pos="9064"/>
        </w:tabs>
        <w:jc w:val="both"/>
        <w:rPr>
          <w:del w:id="140" w:author="Tran Dang" w:date="2024-12-22T20:55:00Z"/>
          <w:rFonts w:ascii="Times New Roman" w:eastAsiaTheme="minorEastAsia" w:hAnsi="Times New Roman" w:cs="Times New Roman"/>
          <w:noProof/>
          <w:kern w:val="0"/>
          <w:sz w:val="26"/>
          <w:szCs w:val="26"/>
          <w14:ligatures w14:val="none"/>
        </w:rPr>
      </w:pPr>
      <w:del w:id="141" w:author="Tran Dang" w:date="2024-12-22T20:55:00Z">
        <w:r w:rsidRPr="00BA7C6D" w:rsidDel="00BA7C6D">
          <w:rPr>
            <w:rPrChange w:id="142" w:author="Tran Dang" w:date="2024-12-22T20:55:00Z">
              <w:rPr>
                <w:rStyle w:val="Hyperlink"/>
                <w:rFonts w:ascii="Times New Roman" w:hAnsi="Times New Roman" w:cs="Times New Roman"/>
                <w:noProof/>
                <w:sz w:val="26"/>
                <w:szCs w:val="26"/>
              </w:rPr>
            </w:rPrChange>
          </w:rPr>
          <w:delText>2.3.1. Bảng Problems</w:delText>
        </w:r>
        <w:r w:rsidRPr="0065138E" w:rsidDel="00BA7C6D">
          <w:rPr>
            <w:rFonts w:ascii="Times New Roman" w:hAnsi="Times New Roman" w:cs="Times New Roman"/>
            <w:noProof/>
            <w:webHidden/>
            <w:sz w:val="26"/>
            <w:szCs w:val="26"/>
          </w:rPr>
          <w:tab/>
          <w:delText>15</w:delText>
        </w:r>
      </w:del>
    </w:p>
    <w:p w14:paraId="4B991A51" w14:textId="4907AB33" w:rsidR="0065138E" w:rsidRPr="0065138E" w:rsidDel="00BA7C6D" w:rsidRDefault="0065138E" w:rsidP="0065138E">
      <w:pPr>
        <w:pStyle w:val="TOC3"/>
        <w:tabs>
          <w:tab w:val="right" w:leader="dot" w:pos="9064"/>
        </w:tabs>
        <w:jc w:val="both"/>
        <w:rPr>
          <w:del w:id="143" w:author="Tran Dang" w:date="2024-12-22T20:55:00Z"/>
          <w:rFonts w:ascii="Times New Roman" w:eastAsiaTheme="minorEastAsia" w:hAnsi="Times New Roman" w:cs="Times New Roman"/>
          <w:noProof/>
          <w:kern w:val="0"/>
          <w:sz w:val="26"/>
          <w:szCs w:val="26"/>
          <w14:ligatures w14:val="none"/>
        </w:rPr>
      </w:pPr>
      <w:del w:id="144" w:author="Tran Dang" w:date="2024-12-22T20:55:00Z">
        <w:r w:rsidRPr="00BA7C6D" w:rsidDel="00BA7C6D">
          <w:rPr>
            <w:rPrChange w:id="145" w:author="Tran Dang" w:date="2024-12-22T20:55:00Z">
              <w:rPr>
                <w:rStyle w:val="Hyperlink"/>
                <w:rFonts w:ascii="Times New Roman" w:hAnsi="Times New Roman" w:cs="Times New Roman"/>
                <w:noProof/>
                <w:sz w:val="26"/>
                <w:szCs w:val="26"/>
              </w:rPr>
            </w:rPrChange>
          </w:rPr>
          <w:delText>2.3.2. Bảng Members</w:delText>
        </w:r>
        <w:r w:rsidRPr="0065138E" w:rsidDel="00BA7C6D">
          <w:rPr>
            <w:rFonts w:ascii="Times New Roman" w:hAnsi="Times New Roman" w:cs="Times New Roman"/>
            <w:noProof/>
            <w:webHidden/>
            <w:sz w:val="26"/>
            <w:szCs w:val="26"/>
          </w:rPr>
          <w:tab/>
          <w:delText>16</w:delText>
        </w:r>
      </w:del>
    </w:p>
    <w:p w14:paraId="4B937170" w14:textId="16B40C68" w:rsidR="0065138E" w:rsidRPr="0065138E" w:rsidDel="00BA7C6D" w:rsidRDefault="0065138E" w:rsidP="0065138E">
      <w:pPr>
        <w:pStyle w:val="TOC3"/>
        <w:tabs>
          <w:tab w:val="right" w:leader="dot" w:pos="9064"/>
        </w:tabs>
        <w:jc w:val="both"/>
        <w:rPr>
          <w:del w:id="146" w:author="Tran Dang" w:date="2024-12-22T20:55:00Z"/>
          <w:rFonts w:ascii="Times New Roman" w:eastAsiaTheme="minorEastAsia" w:hAnsi="Times New Roman" w:cs="Times New Roman"/>
          <w:noProof/>
          <w:kern w:val="0"/>
          <w:sz w:val="26"/>
          <w:szCs w:val="26"/>
          <w14:ligatures w14:val="none"/>
        </w:rPr>
      </w:pPr>
      <w:del w:id="147" w:author="Tran Dang" w:date="2024-12-22T20:55:00Z">
        <w:r w:rsidRPr="00BA7C6D" w:rsidDel="00BA7C6D">
          <w:rPr>
            <w:rPrChange w:id="148" w:author="Tran Dang" w:date="2024-12-22T20:55:00Z">
              <w:rPr>
                <w:rStyle w:val="Hyperlink"/>
                <w:rFonts w:ascii="Times New Roman" w:hAnsi="Times New Roman" w:cs="Times New Roman"/>
                <w:noProof/>
                <w:sz w:val="26"/>
                <w:szCs w:val="26"/>
              </w:rPr>
            </w:rPrChange>
          </w:rPr>
          <w:delText>2.3.3. Bảng Groups</w:delText>
        </w:r>
        <w:r w:rsidRPr="0065138E" w:rsidDel="00BA7C6D">
          <w:rPr>
            <w:rFonts w:ascii="Times New Roman" w:hAnsi="Times New Roman" w:cs="Times New Roman"/>
            <w:noProof/>
            <w:webHidden/>
            <w:sz w:val="26"/>
            <w:szCs w:val="26"/>
          </w:rPr>
          <w:tab/>
          <w:delText>16</w:delText>
        </w:r>
      </w:del>
    </w:p>
    <w:p w14:paraId="7273B19F" w14:textId="2D4C9A02" w:rsidR="0065138E" w:rsidRPr="0065138E" w:rsidDel="00BA7C6D" w:rsidRDefault="0065138E" w:rsidP="0065138E">
      <w:pPr>
        <w:pStyle w:val="TOC3"/>
        <w:tabs>
          <w:tab w:val="right" w:leader="dot" w:pos="9064"/>
        </w:tabs>
        <w:jc w:val="both"/>
        <w:rPr>
          <w:del w:id="149" w:author="Tran Dang" w:date="2024-12-22T20:55:00Z"/>
          <w:rFonts w:ascii="Times New Roman" w:eastAsiaTheme="minorEastAsia" w:hAnsi="Times New Roman" w:cs="Times New Roman"/>
          <w:noProof/>
          <w:kern w:val="0"/>
          <w:sz w:val="26"/>
          <w:szCs w:val="26"/>
          <w14:ligatures w14:val="none"/>
        </w:rPr>
      </w:pPr>
      <w:del w:id="150" w:author="Tran Dang" w:date="2024-12-22T20:55:00Z">
        <w:r w:rsidRPr="00BA7C6D" w:rsidDel="00BA7C6D">
          <w:rPr>
            <w:rPrChange w:id="151" w:author="Tran Dang" w:date="2024-12-22T20:55:00Z">
              <w:rPr>
                <w:rStyle w:val="Hyperlink"/>
                <w:rFonts w:ascii="Times New Roman" w:hAnsi="Times New Roman" w:cs="Times New Roman"/>
                <w:noProof/>
                <w:sz w:val="26"/>
                <w:szCs w:val="26"/>
              </w:rPr>
            </w:rPrChange>
          </w:rPr>
          <w:delText>2.3.4. Bảng Accounts</w:delText>
        </w:r>
        <w:r w:rsidRPr="0065138E" w:rsidDel="00BA7C6D">
          <w:rPr>
            <w:rFonts w:ascii="Times New Roman" w:hAnsi="Times New Roman" w:cs="Times New Roman"/>
            <w:noProof/>
            <w:webHidden/>
            <w:sz w:val="26"/>
            <w:szCs w:val="26"/>
          </w:rPr>
          <w:tab/>
          <w:delText>16</w:delText>
        </w:r>
      </w:del>
    </w:p>
    <w:p w14:paraId="5B721C18" w14:textId="68126008" w:rsidR="0065138E" w:rsidRPr="0065138E" w:rsidDel="00BA7C6D" w:rsidRDefault="0065138E" w:rsidP="0065138E">
      <w:pPr>
        <w:pStyle w:val="TOC3"/>
        <w:tabs>
          <w:tab w:val="right" w:leader="dot" w:pos="9064"/>
        </w:tabs>
        <w:jc w:val="both"/>
        <w:rPr>
          <w:del w:id="152" w:author="Tran Dang" w:date="2024-12-22T20:55:00Z"/>
          <w:rFonts w:ascii="Times New Roman" w:eastAsiaTheme="minorEastAsia" w:hAnsi="Times New Roman" w:cs="Times New Roman"/>
          <w:noProof/>
          <w:kern w:val="0"/>
          <w:sz w:val="26"/>
          <w:szCs w:val="26"/>
          <w14:ligatures w14:val="none"/>
        </w:rPr>
      </w:pPr>
      <w:del w:id="153" w:author="Tran Dang" w:date="2024-12-22T20:55:00Z">
        <w:r w:rsidRPr="00BA7C6D" w:rsidDel="00BA7C6D">
          <w:rPr>
            <w:rPrChange w:id="154" w:author="Tran Dang" w:date="2024-12-22T20:55:00Z">
              <w:rPr>
                <w:rStyle w:val="Hyperlink"/>
                <w:rFonts w:ascii="Times New Roman" w:hAnsi="Times New Roman" w:cs="Times New Roman"/>
                <w:noProof/>
                <w:sz w:val="26"/>
                <w:szCs w:val="26"/>
              </w:rPr>
            </w:rPrChange>
          </w:rPr>
          <w:delText>2.3.5. Bảng DetailSubmits</w:delText>
        </w:r>
        <w:r w:rsidRPr="0065138E" w:rsidDel="00BA7C6D">
          <w:rPr>
            <w:rFonts w:ascii="Times New Roman" w:hAnsi="Times New Roman" w:cs="Times New Roman"/>
            <w:noProof/>
            <w:webHidden/>
            <w:sz w:val="26"/>
            <w:szCs w:val="26"/>
          </w:rPr>
          <w:tab/>
          <w:delText>17</w:delText>
        </w:r>
      </w:del>
    </w:p>
    <w:p w14:paraId="43AC9DF5" w14:textId="46BA3058" w:rsidR="0065138E" w:rsidRPr="0065138E" w:rsidDel="00BA7C6D" w:rsidRDefault="0065138E" w:rsidP="0065138E">
      <w:pPr>
        <w:pStyle w:val="TOC3"/>
        <w:tabs>
          <w:tab w:val="right" w:leader="dot" w:pos="9064"/>
        </w:tabs>
        <w:jc w:val="both"/>
        <w:rPr>
          <w:del w:id="155" w:author="Tran Dang" w:date="2024-12-22T20:55:00Z"/>
          <w:rFonts w:ascii="Times New Roman" w:eastAsiaTheme="minorEastAsia" w:hAnsi="Times New Roman" w:cs="Times New Roman"/>
          <w:noProof/>
          <w:kern w:val="0"/>
          <w:sz w:val="26"/>
          <w:szCs w:val="26"/>
          <w14:ligatures w14:val="none"/>
        </w:rPr>
      </w:pPr>
      <w:del w:id="156" w:author="Tran Dang" w:date="2024-12-22T20:55:00Z">
        <w:r w:rsidRPr="00BA7C6D" w:rsidDel="00BA7C6D">
          <w:rPr>
            <w:rPrChange w:id="157" w:author="Tran Dang" w:date="2024-12-22T20:55:00Z">
              <w:rPr>
                <w:rStyle w:val="Hyperlink"/>
                <w:rFonts w:ascii="Times New Roman" w:hAnsi="Times New Roman" w:cs="Times New Roman"/>
                <w:noProof/>
                <w:sz w:val="26"/>
                <w:szCs w:val="26"/>
              </w:rPr>
            </w:rPrChange>
          </w:rPr>
          <w:delText>2.3.6. Bảng Languages</w:delText>
        </w:r>
        <w:r w:rsidRPr="0065138E" w:rsidDel="00BA7C6D">
          <w:rPr>
            <w:rFonts w:ascii="Times New Roman" w:hAnsi="Times New Roman" w:cs="Times New Roman"/>
            <w:noProof/>
            <w:webHidden/>
            <w:sz w:val="26"/>
            <w:szCs w:val="26"/>
          </w:rPr>
          <w:tab/>
          <w:delText>17</w:delText>
        </w:r>
      </w:del>
    </w:p>
    <w:p w14:paraId="5034A6A8" w14:textId="4B57606E" w:rsidR="0065138E" w:rsidRPr="0065138E" w:rsidDel="00BA7C6D" w:rsidRDefault="0065138E" w:rsidP="0065138E">
      <w:pPr>
        <w:pStyle w:val="TOC3"/>
        <w:tabs>
          <w:tab w:val="right" w:leader="dot" w:pos="9064"/>
        </w:tabs>
        <w:jc w:val="both"/>
        <w:rPr>
          <w:del w:id="158" w:author="Tran Dang" w:date="2024-12-22T20:55:00Z"/>
          <w:rFonts w:ascii="Times New Roman" w:eastAsiaTheme="minorEastAsia" w:hAnsi="Times New Roman" w:cs="Times New Roman"/>
          <w:noProof/>
          <w:kern w:val="0"/>
          <w:sz w:val="26"/>
          <w:szCs w:val="26"/>
          <w14:ligatures w14:val="none"/>
        </w:rPr>
      </w:pPr>
      <w:del w:id="159" w:author="Tran Dang" w:date="2024-12-22T20:55:00Z">
        <w:r w:rsidRPr="00BA7C6D" w:rsidDel="00BA7C6D">
          <w:rPr>
            <w:rPrChange w:id="160" w:author="Tran Dang" w:date="2024-12-22T20:55:00Z">
              <w:rPr>
                <w:rStyle w:val="Hyperlink"/>
                <w:rFonts w:ascii="Times New Roman" w:hAnsi="Times New Roman" w:cs="Times New Roman"/>
                <w:noProof/>
                <w:sz w:val="26"/>
                <w:szCs w:val="26"/>
              </w:rPr>
            </w:rPrChange>
          </w:rPr>
          <w:delText>2.3.7. Bảng News</w:delText>
        </w:r>
        <w:r w:rsidRPr="0065138E" w:rsidDel="00BA7C6D">
          <w:rPr>
            <w:rFonts w:ascii="Times New Roman" w:hAnsi="Times New Roman" w:cs="Times New Roman"/>
            <w:noProof/>
            <w:webHidden/>
            <w:sz w:val="26"/>
            <w:szCs w:val="26"/>
          </w:rPr>
          <w:tab/>
          <w:delText>17</w:delText>
        </w:r>
      </w:del>
    </w:p>
    <w:p w14:paraId="0EEA4F07" w14:textId="34403F50" w:rsidR="0065138E" w:rsidRPr="0065138E" w:rsidDel="00BA7C6D" w:rsidRDefault="0065138E" w:rsidP="0065138E">
      <w:pPr>
        <w:pStyle w:val="TOC3"/>
        <w:tabs>
          <w:tab w:val="right" w:leader="dot" w:pos="9064"/>
        </w:tabs>
        <w:jc w:val="both"/>
        <w:rPr>
          <w:del w:id="161" w:author="Tran Dang" w:date="2024-12-22T20:55:00Z"/>
          <w:rFonts w:ascii="Times New Roman" w:eastAsiaTheme="minorEastAsia" w:hAnsi="Times New Roman" w:cs="Times New Roman"/>
          <w:noProof/>
          <w:kern w:val="0"/>
          <w:sz w:val="26"/>
          <w:szCs w:val="26"/>
          <w14:ligatures w14:val="none"/>
        </w:rPr>
      </w:pPr>
      <w:del w:id="162" w:author="Tran Dang" w:date="2024-12-22T20:55:00Z">
        <w:r w:rsidRPr="00BA7C6D" w:rsidDel="00BA7C6D">
          <w:rPr>
            <w:rPrChange w:id="163" w:author="Tran Dang" w:date="2024-12-22T20:55:00Z">
              <w:rPr>
                <w:rStyle w:val="Hyperlink"/>
                <w:rFonts w:ascii="Times New Roman" w:hAnsi="Times New Roman" w:cs="Times New Roman"/>
                <w:noProof/>
                <w:sz w:val="26"/>
                <w:szCs w:val="26"/>
              </w:rPr>
            </w:rPrChange>
          </w:rPr>
          <w:delText>2.3.8. Bảng Otp</w:delText>
        </w:r>
        <w:r w:rsidRPr="0065138E" w:rsidDel="00BA7C6D">
          <w:rPr>
            <w:rFonts w:ascii="Times New Roman" w:hAnsi="Times New Roman" w:cs="Times New Roman"/>
            <w:noProof/>
            <w:webHidden/>
            <w:sz w:val="26"/>
            <w:szCs w:val="26"/>
          </w:rPr>
          <w:tab/>
          <w:delText>18</w:delText>
        </w:r>
      </w:del>
    </w:p>
    <w:p w14:paraId="4DE68AC5" w14:textId="13CBC4B7" w:rsidR="0065138E" w:rsidRPr="0065138E" w:rsidDel="00BA7C6D" w:rsidRDefault="0065138E" w:rsidP="0065138E">
      <w:pPr>
        <w:pStyle w:val="TOC3"/>
        <w:tabs>
          <w:tab w:val="right" w:leader="dot" w:pos="9064"/>
        </w:tabs>
        <w:jc w:val="both"/>
        <w:rPr>
          <w:del w:id="164" w:author="Tran Dang" w:date="2024-12-22T20:55:00Z"/>
          <w:rFonts w:ascii="Times New Roman" w:eastAsiaTheme="minorEastAsia" w:hAnsi="Times New Roman" w:cs="Times New Roman"/>
          <w:noProof/>
          <w:kern w:val="0"/>
          <w:sz w:val="26"/>
          <w:szCs w:val="26"/>
          <w14:ligatures w14:val="none"/>
        </w:rPr>
      </w:pPr>
      <w:del w:id="165" w:author="Tran Dang" w:date="2024-12-22T20:55:00Z">
        <w:r w:rsidRPr="00BA7C6D" w:rsidDel="00BA7C6D">
          <w:rPr>
            <w:rPrChange w:id="166" w:author="Tran Dang" w:date="2024-12-22T20:55:00Z">
              <w:rPr>
                <w:rStyle w:val="Hyperlink"/>
                <w:rFonts w:ascii="Times New Roman" w:hAnsi="Times New Roman" w:cs="Times New Roman"/>
                <w:noProof/>
                <w:sz w:val="26"/>
                <w:szCs w:val="26"/>
              </w:rPr>
            </w:rPrChange>
          </w:rPr>
          <w:delText>2.3.9. Bảng ProblemLanguages</w:delText>
        </w:r>
        <w:r w:rsidRPr="0065138E" w:rsidDel="00BA7C6D">
          <w:rPr>
            <w:rFonts w:ascii="Times New Roman" w:hAnsi="Times New Roman" w:cs="Times New Roman"/>
            <w:noProof/>
            <w:webHidden/>
            <w:sz w:val="26"/>
            <w:szCs w:val="26"/>
          </w:rPr>
          <w:tab/>
          <w:delText>18</w:delText>
        </w:r>
      </w:del>
    </w:p>
    <w:p w14:paraId="20668F7F" w14:textId="7BC981B9" w:rsidR="0065138E" w:rsidRPr="0065138E" w:rsidDel="00BA7C6D" w:rsidRDefault="0065138E" w:rsidP="0065138E">
      <w:pPr>
        <w:pStyle w:val="TOC3"/>
        <w:tabs>
          <w:tab w:val="right" w:leader="dot" w:pos="9064"/>
        </w:tabs>
        <w:jc w:val="both"/>
        <w:rPr>
          <w:del w:id="167" w:author="Tran Dang" w:date="2024-12-22T20:55:00Z"/>
          <w:rFonts w:ascii="Times New Roman" w:eastAsiaTheme="minorEastAsia" w:hAnsi="Times New Roman" w:cs="Times New Roman"/>
          <w:noProof/>
          <w:kern w:val="0"/>
          <w:sz w:val="26"/>
          <w:szCs w:val="26"/>
          <w14:ligatures w14:val="none"/>
        </w:rPr>
      </w:pPr>
      <w:del w:id="168" w:author="Tran Dang" w:date="2024-12-22T20:55:00Z">
        <w:r w:rsidRPr="00BA7C6D" w:rsidDel="00BA7C6D">
          <w:rPr>
            <w:rPrChange w:id="169" w:author="Tran Dang" w:date="2024-12-22T20:55:00Z">
              <w:rPr>
                <w:rStyle w:val="Hyperlink"/>
                <w:rFonts w:ascii="Times New Roman" w:hAnsi="Times New Roman" w:cs="Times New Roman"/>
                <w:noProof/>
                <w:sz w:val="26"/>
                <w:szCs w:val="26"/>
              </w:rPr>
            </w:rPrChange>
          </w:rPr>
          <w:delText>2.3.10. Bảng Submits</w:delText>
        </w:r>
        <w:r w:rsidRPr="0065138E" w:rsidDel="00BA7C6D">
          <w:rPr>
            <w:rFonts w:ascii="Times New Roman" w:hAnsi="Times New Roman" w:cs="Times New Roman"/>
            <w:noProof/>
            <w:webHidden/>
            <w:sz w:val="26"/>
            <w:szCs w:val="26"/>
          </w:rPr>
          <w:tab/>
          <w:delText>19</w:delText>
        </w:r>
      </w:del>
    </w:p>
    <w:p w14:paraId="199BAC24" w14:textId="5D077A61" w:rsidR="0065138E" w:rsidRPr="0065138E" w:rsidDel="00BA7C6D" w:rsidRDefault="0065138E" w:rsidP="0065138E">
      <w:pPr>
        <w:pStyle w:val="TOC3"/>
        <w:tabs>
          <w:tab w:val="right" w:leader="dot" w:pos="9064"/>
        </w:tabs>
        <w:jc w:val="both"/>
        <w:rPr>
          <w:del w:id="170" w:author="Tran Dang" w:date="2024-12-22T20:55:00Z"/>
          <w:rFonts w:ascii="Times New Roman" w:eastAsiaTheme="minorEastAsia" w:hAnsi="Times New Roman" w:cs="Times New Roman"/>
          <w:noProof/>
          <w:kern w:val="0"/>
          <w:sz w:val="26"/>
          <w:szCs w:val="26"/>
          <w14:ligatures w14:val="none"/>
        </w:rPr>
      </w:pPr>
      <w:del w:id="171" w:author="Tran Dang" w:date="2024-12-22T20:55:00Z">
        <w:r w:rsidRPr="00BA7C6D" w:rsidDel="00BA7C6D">
          <w:rPr>
            <w:rPrChange w:id="172" w:author="Tran Dang" w:date="2024-12-22T20:55:00Z">
              <w:rPr>
                <w:rStyle w:val="Hyperlink"/>
                <w:rFonts w:ascii="Times New Roman" w:hAnsi="Times New Roman" w:cs="Times New Roman"/>
                <w:noProof/>
                <w:sz w:val="26"/>
                <w:szCs w:val="26"/>
              </w:rPr>
            </w:rPrChange>
          </w:rPr>
          <w:delText>2.3.11. Bảng TestFiles</w:delText>
        </w:r>
        <w:r w:rsidRPr="0065138E" w:rsidDel="00BA7C6D">
          <w:rPr>
            <w:rFonts w:ascii="Times New Roman" w:hAnsi="Times New Roman" w:cs="Times New Roman"/>
            <w:noProof/>
            <w:webHidden/>
            <w:sz w:val="26"/>
            <w:szCs w:val="26"/>
          </w:rPr>
          <w:tab/>
          <w:delText>19</w:delText>
        </w:r>
      </w:del>
    </w:p>
    <w:p w14:paraId="0427B2FB" w14:textId="3A0B54AA" w:rsidR="0065138E" w:rsidRPr="0065138E" w:rsidDel="00BA7C6D" w:rsidRDefault="0065138E" w:rsidP="0065138E">
      <w:pPr>
        <w:pStyle w:val="TOC3"/>
        <w:tabs>
          <w:tab w:val="right" w:leader="dot" w:pos="9064"/>
        </w:tabs>
        <w:jc w:val="both"/>
        <w:rPr>
          <w:del w:id="173" w:author="Tran Dang" w:date="2024-12-22T20:55:00Z"/>
          <w:rFonts w:ascii="Times New Roman" w:eastAsiaTheme="minorEastAsia" w:hAnsi="Times New Roman" w:cs="Times New Roman"/>
          <w:noProof/>
          <w:kern w:val="0"/>
          <w:sz w:val="26"/>
          <w:szCs w:val="26"/>
          <w14:ligatures w14:val="none"/>
        </w:rPr>
      </w:pPr>
      <w:del w:id="174" w:author="Tran Dang" w:date="2024-12-22T20:55:00Z">
        <w:r w:rsidRPr="00BA7C6D" w:rsidDel="00BA7C6D">
          <w:rPr>
            <w:rPrChange w:id="175" w:author="Tran Dang" w:date="2024-12-22T20:55:00Z">
              <w:rPr>
                <w:rStyle w:val="Hyperlink"/>
                <w:rFonts w:ascii="Times New Roman" w:hAnsi="Times New Roman" w:cs="Times New Roman"/>
                <w:noProof/>
                <w:sz w:val="26"/>
                <w:szCs w:val="26"/>
              </w:rPr>
            </w:rPrChange>
          </w:rPr>
          <w:delText>2.3.12. Sơ đồ Diagram Database</w:delText>
        </w:r>
        <w:r w:rsidRPr="0065138E" w:rsidDel="00BA7C6D">
          <w:rPr>
            <w:rFonts w:ascii="Times New Roman" w:hAnsi="Times New Roman" w:cs="Times New Roman"/>
            <w:noProof/>
            <w:webHidden/>
            <w:sz w:val="26"/>
            <w:szCs w:val="26"/>
          </w:rPr>
          <w:tab/>
          <w:delText>19</w:delText>
        </w:r>
      </w:del>
    </w:p>
    <w:p w14:paraId="0209E8C1" w14:textId="7D0801B7" w:rsidR="0065138E" w:rsidRPr="0065138E" w:rsidDel="00BA7C6D" w:rsidRDefault="0065138E" w:rsidP="0065138E">
      <w:pPr>
        <w:pStyle w:val="TOC2"/>
        <w:tabs>
          <w:tab w:val="right" w:leader="dot" w:pos="9064"/>
        </w:tabs>
        <w:jc w:val="both"/>
        <w:rPr>
          <w:del w:id="176" w:author="Tran Dang" w:date="2024-12-22T20:55:00Z"/>
          <w:rFonts w:ascii="Times New Roman" w:eastAsiaTheme="minorEastAsia" w:hAnsi="Times New Roman" w:cs="Times New Roman"/>
          <w:noProof/>
          <w:kern w:val="0"/>
          <w:sz w:val="26"/>
          <w:szCs w:val="26"/>
          <w14:ligatures w14:val="none"/>
        </w:rPr>
      </w:pPr>
      <w:del w:id="177" w:author="Tran Dang" w:date="2024-12-22T20:55:00Z">
        <w:r w:rsidRPr="00BA7C6D" w:rsidDel="00BA7C6D">
          <w:rPr>
            <w:rPrChange w:id="178" w:author="Tran Dang" w:date="2024-12-22T20:55:00Z">
              <w:rPr>
                <w:rStyle w:val="Hyperlink"/>
                <w:rFonts w:ascii="Times New Roman" w:hAnsi="Times New Roman" w:cs="Times New Roman"/>
                <w:noProof/>
                <w:sz w:val="26"/>
                <w:szCs w:val="26"/>
              </w:rPr>
            </w:rPrChange>
          </w:rPr>
          <w:delText>2.4. Một số giải thuật tiêu biểu</w:delText>
        </w:r>
        <w:r w:rsidRPr="0065138E" w:rsidDel="00BA7C6D">
          <w:rPr>
            <w:rFonts w:ascii="Times New Roman" w:hAnsi="Times New Roman" w:cs="Times New Roman"/>
            <w:noProof/>
            <w:webHidden/>
            <w:sz w:val="26"/>
            <w:szCs w:val="26"/>
          </w:rPr>
          <w:tab/>
          <w:delText>20</w:delText>
        </w:r>
      </w:del>
    </w:p>
    <w:p w14:paraId="5132F5F9" w14:textId="5DC816D3" w:rsidR="0065138E" w:rsidRPr="0065138E" w:rsidDel="00BA7C6D" w:rsidRDefault="0065138E" w:rsidP="0065138E">
      <w:pPr>
        <w:pStyle w:val="TOC3"/>
        <w:tabs>
          <w:tab w:val="right" w:leader="dot" w:pos="9064"/>
        </w:tabs>
        <w:jc w:val="both"/>
        <w:rPr>
          <w:del w:id="179" w:author="Tran Dang" w:date="2024-12-22T20:55:00Z"/>
          <w:rFonts w:ascii="Times New Roman" w:eastAsiaTheme="minorEastAsia" w:hAnsi="Times New Roman" w:cs="Times New Roman"/>
          <w:noProof/>
          <w:kern w:val="0"/>
          <w:sz w:val="26"/>
          <w:szCs w:val="26"/>
          <w14:ligatures w14:val="none"/>
        </w:rPr>
      </w:pPr>
      <w:del w:id="180" w:author="Tran Dang" w:date="2024-12-22T20:55:00Z">
        <w:r w:rsidRPr="00BA7C6D" w:rsidDel="00BA7C6D">
          <w:rPr>
            <w:rPrChange w:id="181" w:author="Tran Dang" w:date="2024-12-22T20:55:00Z">
              <w:rPr>
                <w:rStyle w:val="Hyperlink"/>
                <w:rFonts w:ascii="Times New Roman" w:hAnsi="Times New Roman" w:cs="Times New Roman"/>
                <w:noProof/>
                <w:sz w:val="26"/>
                <w:szCs w:val="26"/>
              </w:rPr>
            </w:rPrChange>
          </w:rPr>
          <w:delText>2.4.1. Giải thuật Send Mail</w:delText>
        </w:r>
        <w:r w:rsidRPr="0065138E" w:rsidDel="00BA7C6D">
          <w:rPr>
            <w:rFonts w:ascii="Times New Roman" w:hAnsi="Times New Roman" w:cs="Times New Roman"/>
            <w:noProof/>
            <w:webHidden/>
            <w:sz w:val="26"/>
            <w:szCs w:val="26"/>
          </w:rPr>
          <w:tab/>
          <w:delText>20</w:delText>
        </w:r>
      </w:del>
    </w:p>
    <w:p w14:paraId="2B1344B3" w14:textId="6FA3AD17" w:rsidR="0065138E" w:rsidRPr="0065138E" w:rsidDel="00BA7C6D" w:rsidRDefault="0065138E" w:rsidP="0065138E">
      <w:pPr>
        <w:pStyle w:val="TOC3"/>
        <w:tabs>
          <w:tab w:val="right" w:leader="dot" w:pos="9064"/>
        </w:tabs>
        <w:jc w:val="both"/>
        <w:rPr>
          <w:del w:id="182" w:author="Tran Dang" w:date="2024-12-22T20:55:00Z"/>
          <w:rFonts w:ascii="Times New Roman" w:eastAsiaTheme="minorEastAsia" w:hAnsi="Times New Roman" w:cs="Times New Roman"/>
          <w:noProof/>
          <w:kern w:val="0"/>
          <w:sz w:val="26"/>
          <w:szCs w:val="26"/>
          <w14:ligatures w14:val="none"/>
        </w:rPr>
      </w:pPr>
      <w:del w:id="183" w:author="Tran Dang" w:date="2024-12-22T20:55:00Z">
        <w:r w:rsidRPr="00BA7C6D" w:rsidDel="00BA7C6D">
          <w:rPr>
            <w:rPrChange w:id="184" w:author="Tran Dang" w:date="2024-12-22T20:55:00Z">
              <w:rPr>
                <w:rStyle w:val="Hyperlink"/>
                <w:rFonts w:ascii="Times New Roman" w:hAnsi="Times New Roman" w:cs="Times New Roman"/>
                <w:noProof/>
                <w:sz w:val="26"/>
                <w:szCs w:val="26"/>
              </w:rPr>
            </w:rPrChange>
          </w:rPr>
          <w:delText>2.4.2. Giải thuật biên dịch và chấm điểm bài nộp</w:delText>
        </w:r>
        <w:r w:rsidRPr="0065138E" w:rsidDel="00BA7C6D">
          <w:rPr>
            <w:rFonts w:ascii="Times New Roman" w:hAnsi="Times New Roman" w:cs="Times New Roman"/>
            <w:noProof/>
            <w:webHidden/>
            <w:sz w:val="26"/>
            <w:szCs w:val="26"/>
          </w:rPr>
          <w:tab/>
          <w:delText>23</w:delText>
        </w:r>
      </w:del>
    </w:p>
    <w:p w14:paraId="1D3F5F72" w14:textId="5B1AB5D9" w:rsidR="0065138E" w:rsidRPr="0065138E" w:rsidDel="00BA7C6D" w:rsidRDefault="0065138E" w:rsidP="0065138E">
      <w:pPr>
        <w:pStyle w:val="TOC2"/>
        <w:tabs>
          <w:tab w:val="right" w:leader="dot" w:pos="9064"/>
        </w:tabs>
        <w:jc w:val="both"/>
        <w:rPr>
          <w:del w:id="185" w:author="Tran Dang" w:date="2024-12-22T20:55:00Z"/>
          <w:rFonts w:ascii="Times New Roman" w:eastAsiaTheme="minorEastAsia" w:hAnsi="Times New Roman" w:cs="Times New Roman"/>
          <w:noProof/>
          <w:kern w:val="0"/>
          <w:sz w:val="26"/>
          <w:szCs w:val="26"/>
          <w14:ligatures w14:val="none"/>
        </w:rPr>
      </w:pPr>
      <w:del w:id="186" w:author="Tran Dang" w:date="2024-12-22T20:55:00Z">
        <w:r w:rsidRPr="00BA7C6D" w:rsidDel="00BA7C6D">
          <w:rPr>
            <w:rPrChange w:id="187" w:author="Tran Dang" w:date="2024-12-22T20:55:00Z">
              <w:rPr>
                <w:rStyle w:val="Hyperlink"/>
                <w:rFonts w:ascii="Times New Roman" w:hAnsi="Times New Roman" w:cs="Times New Roman"/>
                <w:noProof/>
                <w:sz w:val="26"/>
                <w:szCs w:val="26"/>
              </w:rPr>
            </w:rPrChange>
          </w:rPr>
          <w:delText>2.5. Phát triển hệ thống</w:delText>
        </w:r>
        <w:r w:rsidRPr="0065138E" w:rsidDel="00BA7C6D">
          <w:rPr>
            <w:rFonts w:ascii="Times New Roman" w:hAnsi="Times New Roman" w:cs="Times New Roman"/>
            <w:noProof/>
            <w:webHidden/>
            <w:sz w:val="26"/>
            <w:szCs w:val="26"/>
          </w:rPr>
          <w:tab/>
          <w:delText>27</w:delText>
        </w:r>
      </w:del>
    </w:p>
    <w:p w14:paraId="233D58C8" w14:textId="243B9D78" w:rsidR="0065138E" w:rsidRPr="0065138E" w:rsidDel="00BA7C6D" w:rsidRDefault="0065138E" w:rsidP="0065138E">
      <w:pPr>
        <w:pStyle w:val="TOC3"/>
        <w:tabs>
          <w:tab w:val="right" w:leader="dot" w:pos="9064"/>
        </w:tabs>
        <w:jc w:val="both"/>
        <w:rPr>
          <w:del w:id="188" w:author="Tran Dang" w:date="2024-12-22T20:55:00Z"/>
          <w:rFonts w:ascii="Times New Roman" w:eastAsiaTheme="minorEastAsia" w:hAnsi="Times New Roman" w:cs="Times New Roman"/>
          <w:noProof/>
          <w:kern w:val="0"/>
          <w:sz w:val="26"/>
          <w:szCs w:val="26"/>
          <w14:ligatures w14:val="none"/>
        </w:rPr>
      </w:pPr>
      <w:del w:id="189" w:author="Tran Dang" w:date="2024-12-22T20:55:00Z">
        <w:r w:rsidRPr="00BA7C6D" w:rsidDel="00BA7C6D">
          <w:rPr>
            <w:rPrChange w:id="190" w:author="Tran Dang" w:date="2024-12-22T20:55:00Z">
              <w:rPr>
                <w:rStyle w:val="Hyperlink"/>
                <w:rFonts w:ascii="Times New Roman" w:hAnsi="Times New Roman" w:cs="Times New Roman"/>
                <w:noProof/>
                <w:sz w:val="26"/>
                <w:szCs w:val="26"/>
              </w:rPr>
            </w:rPrChange>
          </w:rPr>
          <w:delText>2.5.1. Công cụ và môi trường phát triển</w:delText>
        </w:r>
        <w:r w:rsidRPr="0065138E" w:rsidDel="00BA7C6D">
          <w:rPr>
            <w:rFonts w:ascii="Times New Roman" w:hAnsi="Times New Roman" w:cs="Times New Roman"/>
            <w:noProof/>
            <w:webHidden/>
            <w:sz w:val="26"/>
            <w:szCs w:val="26"/>
          </w:rPr>
          <w:tab/>
          <w:delText>27</w:delText>
        </w:r>
      </w:del>
    </w:p>
    <w:p w14:paraId="0383A543" w14:textId="47806564" w:rsidR="0065138E" w:rsidRPr="0065138E" w:rsidDel="00BA7C6D" w:rsidRDefault="0065138E" w:rsidP="0065138E">
      <w:pPr>
        <w:pStyle w:val="TOC3"/>
        <w:tabs>
          <w:tab w:val="right" w:leader="dot" w:pos="9064"/>
        </w:tabs>
        <w:jc w:val="both"/>
        <w:rPr>
          <w:del w:id="191" w:author="Tran Dang" w:date="2024-12-22T20:55:00Z"/>
          <w:rFonts w:ascii="Times New Roman" w:eastAsiaTheme="minorEastAsia" w:hAnsi="Times New Roman" w:cs="Times New Roman"/>
          <w:noProof/>
          <w:kern w:val="0"/>
          <w:sz w:val="26"/>
          <w:szCs w:val="26"/>
          <w14:ligatures w14:val="none"/>
        </w:rPr>
      </w:pPr>
      <w:del w:id="192" w:author="Tran Dang" w:date="2024-12-22T20:55:00Z">
        <w:r w:rsidRPr="00BA7C6D" w:rsidDel="00BA7C6D">
          <w:rPr>
            <w:rPrChange w:id="193" w:author="Tran Dang" w:date="2024-12-22T20:55:00Z">
              <w:rPr>
                <w:rStyle w:val="Hyperlink"/>
                <w:rFonts w:ascii="Times New Roman" w:hAnsi="Times New Roman" w:cs="Times New Roman"/>
                <w:noProof/>
                <w:sz w:val="26"/>
                <w:szCs w:val="26"/>
              </w:rPr>
            </w:rPrChange>
          </w:rPr>
          <w:delText>2.5.2. Một số giao diện chính của chương trính</w:delText>
        </w:r>
        <w:r w:rsidRPr="0065138E" w:rsidDel="00BA7C6D">
          <w:rPr>
            <w:rFonts w:ascii="Times New Roman" w:hAnsi="Times New Roman" w:cs="Times New Roman"/>
            <w:noProof/>
            <w:webHidden/>
            <w:sz w:val="26"/>
            <w:szCs w:val="26"/>
          </w:rPr>
          <w:tab/>
          <w:delText>28</w:delText>
        </w:r>
      </w:del>
    </w:p>
    <w:p w14:paraId="6C679C15" w14:textId="3444F5F2" w:rsidR="0065138E" w:rsidRPr="0065138E" w:rsidDel="00BA7C6D" w:rsidRDefault="0065138E" w:rsidP="0065138E">
      <w:pPr>
        <w:pStyle w:val="TOC1"/>
        <w:tabs>
          <w:tab w:val="right" w:leader="dot" w:pos="9064"/>
        </w:tabs>
        <w:jc w:val="both"/>
        <w:rPr>
          <w:del w:id="194" w:author="Tran Dang" w:date="2024-12-22T20:55:00Z"/>
          <w:rFonts w:ascii="Times New Roman" w:eastAsiaTheme="minorEastAsia" w:hAnsi="Times New Roman" w:cs="Times New Roman"/>
          <w:noProof/>
          <w:kern w:val="0"/>
          <w:sz w:val="26"/>
          <w:szCs w:val="26"/>
          <w14:ligatures w14:val="none"/>
        </w:rPr>
      </w:pPr>
      <w:del w:id="195" w:author="Tran Dang" w:date="2024-12-22T20:55:00Z">
        <w:r w:rsidRPr="00BA7C6D" w:rsidDel="00BA7C6D">
          <w:rPr>
            <w:rPrChange w:id="196" w:author="Tran Dang" w:date="2024-12-22T20:55:00Z">
              <w:rPr>
                <w:rStyle w:val="Hyperlink"/>
                <w:rFonts w:ascii="Times New Roman" w:hAnsi="Times New Roman" w:cs="Times New Roman"/>
                <w:noProof/>
                <w:sz w:val="26"/>
                <w:szCs w:val="26"/>
              </w:rPr>
            </w:rPrChange>
          </w:rPr>
          <w:delText>PHẦN BA: KẾT LUẬN</w:delText>
        </w:r>
        <w:r w:rsidRPr="0065138E" w:rsidDel="00BA7C6D">
          <w:rPr>
            <w:rFonts w:ascii="Times New Roman" w:hAnsi="Times New Roman" w:cs="Times New Roman"/>
            <w:noProof/>
            <w:webHidden/>
            <w:sz w:val="26"/>
            <w:szCs w:val="26"/>
          </w:rPr>
          <w:tab/>
          <w:delText>41</w:delText>
        </w:r>
      </w:del>
    </w:p>
    <w:p w14:paraId="5DDBB9ED" w14:textId="7A37E72A" w:rsidR="0065138E" w:rsidRPr="0065138E" w:rsidDel="00BA7C6D" w:rsidRDefault="0065138E" w:rsidP="0065138E">
      <w:pPr>
        <w:pStyle w:val="TOC2"/>
        <w:tabs>
          <w:tab w:val="left" w:pos="660"/>
          <w:tab w:val="right" w:leader="dot" w:pos="9064"/>
        </w:tabs>
        <w:jc w:val="both"/>
        <w:rPr>
          <w:del w:id="197" w:author="Tran Dang" w:date="2024-12-22T20:55:00Z"/>
          <w:rFonts w:ascii="Times New Roman" w:eastAsiaTheme="minorEastAsia" w:hAnsi="Times New Roman" w:cs="Times New Roman"/>
          <w:noProof/>
          <w:kern w:val="0"/>
          <w:sz w:val="26"/>
          <w:szCs w:val="26"/>
          <w14:ligatures w14:val="none"/>
        </w:rPr>
      </w:pPr>
      <w:del w:id="198" w:author="Tran Dang" w:date="2024-12-22T20:55:00Z">
        <w:r w:rsidRPr="00BA7C6D" w:rsidDel="00BA7C6D">
          <w:rPr>
            <w:rPrChange w:id="199" w:author="Tran Dang" w:date="2024-12-22T20:55:00Z">
              <w:rPr>
                <w:rStyle w:val="Hyperlink"/>
                <w:rFonts w:ascii="Times New Roman" w:hAnsi="Times New Roman" w:cs="Times New Roman"/>
                <w:noProof/>
                <w:sz w:val="26"/>
                <w:szCs w:val="26"/>
              </w:rPr>
            </w:rPrChange>
          </w:rPr>
          <w:delText>1.</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200" w:author="Tran Dang" w:date="2024-12-22T20:55:00Z">
              <w:rPr>
                <w:rStyle w:val="Hyperlink"/>
                <w:rFonts w:ascii="Times New Roman" w:hAnsi="Times New Roman" w:cs="Times New Roman"/>
                <w:noProof/>
                <w:sz w:val="26"/>
                <w:szCs w:val="26"/>
              </w:rPr>
            </w:rPrChange>
          </w:rPr>
          <w:delText>Kết quả đạt được</w:delText>
        </w:r>
        <w:r w:rsidRPr="0065138E" w:rsidDel="00BA7C6D">
          <w:rPr>
            <w:rFonts w:ascii="Times New Roman" w:hAnsi="Times New Roman" w:cs="Times New Roman"/>
            <w:noProof/>
            <w:webHidden/>
            <w:sz w:val="26"/>
            <w:szCs w:val="26"/>
          </w:rPr>
          <w:tab/>
          <w:delText>41</w:delText>
        </w:r>
      </w:del>
    </w:p>
    <w:p w14:paraId="5178B34E" w14:textId="4338C4EB" w:rsidR="0065138E" w:rsidRPr="0065138E" w:rsidDel="00BA7C6D" w:rsidRDefault="0065138E" w:rsidP="0065138E">
      <w:pPr>
        <w:pStyle w:val="TOC2"/>
        <w:tabs>
          <w:tab w:val="left" w:pos="660"/>
          <w:tab w:val="right" w:leader="dot" w:pos="9064"/>
        </w:tabs>
        <w:jc w:val="both"/>
        <w:rPr>
          <w:del w:id="201" w:author="Tran Dang" w:date="2024-12-22T20:55:00Z"/>
          <w:rFonts w:ascii="Times New Roman" w:eastAsiaTheme="minorEastAsia" w:hAnsi="Times New Roman" w:cs="Times New Roman"/>
          <w:noProof/>
          <w:kern w:val="0"/>
          <w:sz w:val="26"/>
          <w:szCs w:val="26"/>
          <w14:ligatures w14:val="none"/>
        </w:rPr>
      </w:pPr>
      <w:del w:id="202" w:author="Tran Dang" w:date="2024-12-22T20:55:00Z">
        <w:r w:rsidRPr="00BA7C6D" w:rsidDel="00BA7C6D">
          <w:rPr>
            <w:rPrChange w:id="203" w:author="Tran Dang" w:date="2024-12-22T20:55:00Z">
              <w:rPr>
                <w:rStyle w:val="Hyperlink"/>
                <w:rFonts w:ascii="Times New Roman" w:hAnsi="Times New Roman" w:cs="Times New Roman"/>
                <w:noProof/>
                <w:sz w:val="26"/>
                <w:szCs w:val="26"/>
              </w:rPr>
            </w:rPrChange>
          </w:rPr>
          <w:delText>2.</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204" w:author="Tran Dang" w:date="2024-12-22T20:55:00Z">
              <w:rPr>
                <w:rStyle w:val="Hyperlink"/>
                <w:rFonts w:ascii="Times New Roman" w:hAnsi="Times New Roman" w:cs="Times New Roman"/>
                <w:noProof/>
                <w:sz w:val="26"/>
                <w:szCs w:val="26"/>
              </w:rPr>
            </w:rPrChange>
          </w:rPr>
          <w:delText>Hạn chế</w:delText>
        </w:r>
        <w:r w:rsidRPr="0065138E" w:rsidDel="00BA7C6D">
          <w:rPr>
            <w:rFonts w:ascii="Times New Roman" w:hAnsi="Times New Roman" w:cs="Times New Roman"/>
            <w:noProof/>
            <w:webHidden/>
            <w:sz w:val="26"/>
            <w:szCs w:val="26"/>
          </w:rPr>
          <w:tab/>
          <w:delText>41</w:delText>
        </w:r>
      </w:del>
    </w:p>
    <w:p w14:paraId="1E839AFE" w14:textId="5A541BD9" w:rsidR="0065138E" w:rsidRPr="0065138E" w:rsidDel="00BA7C6D" w:rsidRDefault="0065138E" w:rsidP="0065138E">
      <w:pPr>
        <w:pStyle w:val="TOC2"/>
        <w:tabs>
          <w:tab w:val="left" w:pos="660"/>
          <w:tab w:val="right" w:leader="dot" w:pos="9064"/>
        </w:tabs>
        <w:jc w:val="both"/>
        <w:rPr>
          <w:del w:id="205" w:author="Tran Dang" w:date="2024-12-22T20:55:00Z"/>
          <w:rFonts w:ascii="Times New Roman" w:eastAsiaTheme="minorEastAsia" w:hAnsi="Times New Roman" w:cs="Times New Roman"/>
          <w:noProof/>
          <w:kern w:val="0"/>
          <w:sz w:val="26"/>
          <w:szCs w:val="26"/>
          <w14:ligatures w14:val="none"/>
        </w:rPr>
      </w:pPr>
      <w:del w:id="206" w:author="Tran Dang" w:date="2024-12-22T20:55:00Z">
        <w:r w:rsidRPr="00BA7C6D" w:rsidDel="00BA7C6D">
          <w:rPr>
            <w:rPrChange w:id="207" w:author="Tran Dang" w:date="2024-12-22T20:55:00Z">
              <w:rPr>
                <w:rStyle w:val="Hyperlink"/>
                <w:rFonts w:ascii="Times New Roman" w:hAnsi="Times New Roman" w:cs="Times New Roman"/>
                <w:noProof/>
                <w:sz w:val="26"/>
                <w:szCs w:val="26"/>
              </w:rPr>
            </w:rPrChange>
          </w:rPr>
          <w:delText>3.</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208" w:author="Tran Dang" w:date="2024-12-22T20:55:00Z">
              <w:rPr>
                <w:rStyle w:val="Hyperlink"/>
                <w:rFonts w:ascii="Times New Roman" w:hAnsi="Times New Roman" w:cs="Times New Roman"/>
                <w:noProof/>
                <w:sz w:val="26"/>
                <w:szCs w:val="26"/>
              </w:rPr>
            </w:rPrChange>
          </w:rPr>
          <w:delText>Hướng phát triển</w:delText>
        </w:r>
        <w:r w:rsidRPr="0065138E" w:rsidDel="00BA7C6D">
          <w:rPr>
            <w:rFonts w:ascii="Times New Roman" w:hAnsi="Times New Roman" w:cs="Times New Roman"/>
            <w:noProof/>
            <w:webHidden/>
            <w:sz w:val="26"/>
            <w:szCs w:val="26"/>
          </w:rPr>
          <w:tab/>
          <w:delText>41</w:delText>
        </w:r>
      </w:del>
    </w:p>
    <w:p w14:paraId="39DDCC14" w14:textId="7359431E" w:rsidR="0065138E" w:rsidRPr="0065138E" w:rsidDel="00BA7C6D" w:rsidRDefault="0065138E" w:rsidP="0065138E">
      <w:pPr>
        <w:pStyle w:val="TOC1"/>
        <w:tabs>
          <w:tab w:val="right" w:leader="dot" w:pos="9064"/>
        </w:tabs>
        <w:jc w:val="both"/>
        <w:rPr>
          <w:del w:id="209" w:author="Tran Dang" w:date="2024-12-22T20:55:00Z"/>
          <w:rFonts w:ascii="Times New Roman" w:eastAsiaTheme="minorEastAsia" w:hAnsi="Times New Roman" w:cs="Times New Roman"/>
          <w:noProof/>
          <w:kern w:val="0"/>
          <w:sz w:val="26"/>
          <w:szCs w:val="26"/>
          <w14:ligatures w14:val="none"/>
        </w:rPr>
      </w:pPr>
      <w:del w:id="210" w:author="Tran Dang" w:date="2024-12-22T20:55:00Z">
        <w:r w:rsidRPr="00BA7C6D" w:rsidDel="00BA7C6D">
          <w:rPr>
            <w:rPrChange w:id="211" w:author="Tran Dang" w:date="2024-12-22T20:55:00Z">
              <w:rPr>
                <w:rStyle w:val="Hyperlink"/>
                <w:rFonts w:ascii="Times New Roman" w:hAnsi="Times New Roman" w:cs="Times New Roman"/>
                <w:noProof/>
                <w:sz w:val="26"/>
                <w:szCs w:val="26"/>
              </w:rPr>
            </w:rPrChange>
          </w:rPr>
          <w:delText>GHI CHÚ CÁC THUẬT NGỮ</w:delText>
        </w:r>
        <w:r w:rsidRPr="0065138E" w:rsidDel="00BA7C6D">
          <w:rPr>
            <w:rFonts w:ascii="Times New Roman" w:hAnsi="Times New Roman" w:cs="Times New Roman"/>
            <w:noProof/>
            <w:webHidden/>
            <w:sz w:val="26"/>
            <w:szCs w:val="26"/>
          </w:rPr>
          <w:tab/>
          <w:delText>42</w:delText>
        </w:r>
      </w:del>
    </w:p>
    <w:p w14:paraId="0CEAF1E3" w14:textId="4F85DD73" w:rsidR="0065138E" w:rsidRPr="0065138E" w:rsidDel="00BA7C6D" w:rsidRDefault="0065138E" w:rsidP="0065138E">
      <w:pPr>
        <w:pStyle w:val="TOC1"/>
        <w:tabs>
          <w:tab w:val="right" w:leader="dot" w:pos="9064"/>
        </w:tabs>
        <w:jc w:val="both"/>
        <w:rPr>
          <w:del w:id="212" w:author="Tran Dang" w:date="2024-12-22T20:55:00Z"/>
          <w:rFonts w:ascii="Times New Roman" w:eastAsiaTheme="minorEastAsia" w:hAnsi="Times New Roman" w:cs="Times New Roman"/>
          <w:noProof/>
          <w:kern w:val="0"/>
          <w:sz w:val="26"/>
          <w:szCs w:val="26"/>
          <w14:ligatures w14:val="none"/>
        </w:rPr>
      </w:pPr>
      <w:del w:id="213" w:author="Tran Dang" w:date="2024-12-22T20:55:00Z">
        <w:r w:rsidRPr="00BA7C6D" w:rsidDel="00BA7C6D">
          <w:rPr>
            <w:rPrChange w:id="214" w:author="Tran Dang" w:date="2024-12-22T20:55:00Z">
              <w:rPr>
                <w:rStyle w:val="Hyperlink"/>
                <w:rFonts w:ascii="Times New Roman" w:hAnsi="Times New Roman" w:cs="Times New Roman"/>
                <w:noProof/>
                <w:sz w:val="26"/>
                <w:szCs w:val="26"/>
              </w:rPr>
            </w:rPrChange>
          </w:rPr>
          <w:delText>PHỤ LỤC</w:delText>
        </w:r>
        <w:r w:rsidRPr="0065138E" w:rsidDel="00BA7C6D">
          <w:rPr>
            <w:rFonts w:ascii="Times New Roman" w:hAnsi="Times New Roman" w:cs="Times New Roman"/>
            <w:noProof/>
            <w:webHidden/>
            <w:sz w:val="26"/>
            <w:szCs w:val="26"/>
          </w:rPr>
          <w:tab/>
          <w:delText>43</w:delText>
        </w:r>
      </w:del>
    </w:p>
    <w:p w14:paraId="2C4E440B" w14:textId="778ED077" w:rsidR="0065138E" w:rsidRPr="0065138E" w:rsidDel="00BA7C6D" w:rsidRDefault="0065138E" w:rsidP="0065138E">
      <w:pPr>
        <w:pStyle w:val="TOC2"/>
        <w:tabs>
          <w:tab w:val="left" w:pos="660"/>
          <w:tab w:val="right" w:leader="dot" w:pos="9064"/>
        </w:tabs>
        <w:jc w:val="both"/>
        <w:rPr>
          <w:del w:id="215" w:author="Tran Dang" w:date="2024-12-22T20:55:00Z"/>
          <w:rFonts w:ascii="Times New Roman" w:eastAsiaTheme="minorEastAsia" w:hAnsi="Times New Roman" w:cs="Times New Roman"/>
          <w:noProof/>
          <w:kern w:val="0"/>
          <w:sz w:val="26"/>
          <w:szCs w:val="26"/>
          <w14:ligatures w14:val="none"/>
        </w:rPr>
      </w:pPr>
      <w:del w:id="216" w:author="Tran Dang" w:date="2024-12-22T20:55:00Z">
        <w:r w:rsidRPr="00BA7C6D" w:rsidDel="00BA7C6D">
          <w:rPr>
            <w:rPrChange w:id="217" w:author="Tran Dang" w:date="2024-12-22T20:55:00Z">
              <w:rPr>
                <w:rStyle w:val="Hyperlink"/>
                <w:rFonts w:ascii="Times New Roman" w:hAnsi="Times New Roman" w:cs="Times New Roman"/>
                <w:noProof/>
                <w:sz w:val="26"/>
                <w:szCs w:val="26"/>
              </w:rPr>
            </w:rPrChange>
          </w:rPr>
          <w:delText>1.</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218" w:author="Tran Dang" w:date="2024-12-22T20:55:00Z">
              <w:rPr>
                <w:rStyle w:val="Hyperlink"/>
                <w:rFonts w:ascii="Times New Roman" w:hAnsi="Times New Roman" w:cs="Times New Roman"/>
                <w:noProof/>
                <w:sz w:val="26"/>
                <w:szCs w:val="26"/>
              </w:rPr>
            </w:rPrChange>
          </w:rPr>
          <w:delText>Hướng dẫn cài đặt</w:delText>
        </w:r>
        <w:r w:rsidRPr="0065138E" w:rsidDel="00BA7C6D">
          <w:rPr>
            <w:rFonts w:ascii="Times New Roman" w:hAnsi="Times New Roman" w:cs="Times New Roman"/>
            <w:noProof/>
            <w:webHidden/>
            <w:sz w:val="26"/>
            <w:szCs w:val="26"/>
          </w:rPr>
          <w:tab/>
          <w:delText>43</w:delText>
        </w:r>
      </w:del>
    </w:p>
    <w:p w14:paraId="519524C6" w14:textId="25DAFA3E" w:rsidR="0065138E" w:rsidRPr="0065138E" w:rsidDel="00BA7C6D" w:rsidRDefault="0065138E" w:rsidP="0065138E">
      <w:pPr>
        <w:pStyle w:val="TOC1"/>
        <w:tabs>
          <w:tab w:val="right" w:leader="dot" w:pos="9064"/>
        </w:tabs>
        <w:jc w:val="both"/>
        <w:rPr>
          <w:del w:id="219" w:author="Tran Dang" w:date="2024-12-22T20:55:00Z"/>
          <w:rFonts w:ascii="Times New Roman" w:eastAsiaTheme="minorEastAsia" w:hAnsi="Times New Roman" w:cs="Times New Roman"/>
          <w:noProof/>
          <w:kern w:val="0"/>
          <w:sz w:val="26"/>
          <w:szCs w:val="26"/>
          <w14:ligatures w14:val="none"/>
        </w:rPr>
      </w:pPr>
      <w:del w:id="220" w:author="Tran Dang" w:date="2024-12-22T20:55:00Z">
        <w:r w:rsidRPr="00BA7C6D" w:rsidDel="00BA7C6D">
          <w:rPr>
            <w:rPrChange w:id="221" w:author="Tran Dang" w:date="2024-12-22T20:55:00Z">
              <w:rPr>
                <w:rStyle w:val="Hyperlink"/>
                <w:rFonts w:ascii="Times New Roman" w:hAnsi="Times New Roman" w:cs="Times New Roman"/>
                <w:noProof/>
                <w:sz w:val="26"/>
                <w:szCs w:val="26"/>
              </w:rPr>
            </w:rPrChange>
          </w:rPr>
          <w:delText>TÀI LIỆU THAM KHẢO</w:delText>
        </w:r>
        <w:r w:rsidRPr="0065138E" w:rsidDel="00BA7C6D">
          <w:rPr>
            <w:rFonts w:ascii="Times New Roman" w:hAnsi="Times New Roman" w:cs="Times New Roman"/>
            <w:noProof/>
            <w:webHidden/>
            <w:sz w:val="26"/>
            <w:szCs w:val="26"/>
          </w:rPr>
          <w:tab/>
          <w:delText>44</w:delText>
        </w:r>
      </w:del>
    </w:p>
    <w:p w14:paraId="61B0A468" w14:textId="4C955A0E" w:rsidR="0065138E" w:rsidRPr="0065138E" w:rsidDel="00BA7C6D" w:rsidRDefault="0065138E" w:rsidP="0065138E">
      <w:pPr>
        <w:pStyle w:val="TOC2"/>
        <w:tabs>
          <w:tab w:val="left" w:pos="660"/>
          <w:tab w:val="right" w:leader="dot" w:pos="9064"/>
        </w:tabs>
        <w:jc w:val="both"/>
        <w:rPr>
          <w:del w:id="222" w:author="Tran Dang" w:date="2024-12-22T20:55:00Z"/>
          <w:rFonts w:ascii="Times New Roman" w:eastAsiaTheme="minorEastAsia" w:hAnsi="Times New Roman" w:cs="Times New Roman"/>
          <w:noProof/>
          <w:kern w:val="0"/>
          <w:sz w:val="26"/>
          <w:szCs w:val="26"/>
          <w14:ligatures w14:val="none"/>
        </w:rPr>
      </w:pPr>
      <w:del w:id="223" w:author="Tran Dang" w:date="2024-12-22T20:55:00Z">
        <w:r w:rsidRPr="00BA7C6D" w:rsidDel="00BA7C6D">
          <w:rPr>
            <w:rPrChange w:id="224" w:author="Tran Dang" w:date="2024-12-22T20:55:00Z">
              <w:rPr>
                <w:rStyle w:val="Hyperlink"/>
                <w:rFonts w:ascii="Times New Roman" w:hAnsi="Times New Roman" w:cs="Times New Roman"/>
                <w:noProof/>
                <w:sz w:val="26"/>
                <w:szCs w:val="26"/>
              </w:rPr>
            </w:rPrChange>
          </w:rPr>
          <w:delText>1.</w:delText>
        </w:r>
        <w:r w:rsidRPr="0065138E" w:rsidDel="00BA7C6D">
          <w:rPr>
            <w:rFonts w:ascii="Times New Roman" w:eastAsiaTheme="minorEastAsia" w:hAnsi="Times New Roman" w:cs="Times New Roman"/>
            <w:noProof/>
            <w:kern w:val="0"/>
            <w:sz w:val="26"/>
            <w:szCs w:val="26"/>
            <w14:ligatures w14:val="none"/>
          </w:rPr>
          <w:tab/>
        </w:r>
        <w:r w:rsidRPr="00BA7C6D" w:rsidDel="00BA7C6D">
          <w:rPr>
            <w:rPrChange w:id="225" w:author="Tran Dang" w:date="2024-12-22T20:55:00Z">
              <w:rPr>
                <w:rStyle w:val="Hyperlink"/>
                <w:rFonts w:ascii="Times New Roman" w:hAnsi="Times New Roman" w:cs="Times New Roman"/>
                <w:noProof/>
                <w:sz w:val="26"/>
                <w:szCs w:val="26"/>
              </w:rPr>
            </w:rPrChange>
          </w:rPr>
          <w:delText>Giáo trình, bài giảng</w:delText>
        </w:r>
        <w:r w:rsidRPr="0065138E" w:rsidDel="00BA7C6D">
          <w:rPr>
            <w:rFonts w:ascii="Times New Roman" w:hAnsi="Times New Roman" w:cs="Times New Roman"/>
            <w:noProof/>
            <w:webHidden/>
            <w:sz w:val="26"/>
            <w:szCs w:val="26"/>
          </w:rPr>
          <w:tab/>
          <w:delText>44</w:delText>
        </w:r>
      </w:del>
    </w:p>
    <w:p w14:paraId="50A019E0" w14:textId="2D449FBA" w:rsidR="0065138E" w:rsidRPr="0065138E" w:rsidDel="00BA7C6D" w:rsidRDefault="0065138E" w:rsidP="0065138E">
      <w:pPr>
        <w:pStyle w:val="TOC2"/>
        <w:tabs>
          <w:tab w:val="right" w:leader="dot" w:pos="9064"/>
        </w:tabs>
        <w:jc w:val="both"/>
        <w:rPr>
          <w:del w:id="226" w:author="Tran Dang" w:date="2024-12-22T20:55:00Z"/>
          <w:rFonts w:ascii="Times New Roman" w:eastAsiaTheme="minorEastAsia" w:hAnsi="Times New Roman" w:cs="Times New Roman"/>
          <w:noProof/>
          <w:kern w:val="0"/>
          <w:sz w:val="26"/>
          <w:szCs w:val="26"/>
          <w14:ligatures w14:val="none"/>
        </w:rPr>
      </w:pPr>
      <w:del w:id="227" w:author="Tran Dang" w:date="2024-12-22T20:55:00Z">
        <w:r w:rsidRPr="00BA7C6D" w:rsidDel="00BA7C6D">
          <w:rPr>
            <w:rPrChange w:id="228" w:author="Tran Dang" w:date="2024-12-22T20:55:00Z">
              <w:rPr>
                <w:rStyle w:val="Hyperlink"/>
                <w:rFonts w:ascii="Times New Roman" w:hAnsi="Times New Roman" w:cs="Times New Roman"/>
                <w:noProof/>
                <w:sz w:val="26"/>
                <w:szCs w:val="26"/>
              </w:rPr>
            </w:rPrChange>
          </w:rPr>
          <w:delText>2. Các website tham khảo</w:delText>
        </w:r>
        <w:r w:rsidRPr="0065138E" w:rsidDel="00BA7C6D">
          <w:rPr>
            <w:rFonts w:ascii="Times New Roman" w:hAnsi="Times New Roman" w:cs="Times New Roman"/>
            <w:noProof/>
            <w:webHidden/>
            <w:sz w:val="26"/>
            <w:szCs w:val="26"/>
          </w:rPr>
          <w:tab/>
          <w:delText>44</w:delText>
        </w:r>
      </w:del>
    </w:p>
    <w:p w14:paraId="7CA463C2" w14:textId="46F2E2D9" w:rsidR="00031786" w:rsidRDefault="0011052E" w:rsidP="0065138E">
      <w:pPr>
        <w:jc w:val="both"/>
        <w:rPr>
          <w:rFonts w:ascii="Times New Roman" w:hAnsi="Times New Roman" w:cs="Times New Roman"/>
          <w:sz w:val="26"/>
          <w:szCs w:val="26"/>
        </w:rPr>
      </w:pPr>
      <w:del w:id="229" w:author="Tran Dang" w:date="2024-12-22T20:56:00Z">
        <w:r w:rsidRPr="0065138E" w:rsidDel="001B424F">
          <w:rPr>
            <w:rFonts w:ascii="Times New Roman" w:hAnsi="Times New Roman" w:cs="Times New Roman"/>
            <w:sz w:val="26"/>
            <w:szCs w:val="26"/>
          </w:rPr>
          <w:fldChar w:fldCharType="end"/>
        </w:r>
      </w:del>
    </w:p>
    <w:p w14:paraId="3615D990" w14:textId="77777777" w:rsidR="0011052E" w:rsidRDefault="0011052E">
      <w:pPr>
        <w:rPr>
          <w:rFonts w:ascii="Times New Roman" w:hAnsi="Times New Roman" w:cs="Times New Roman"/>
          <w:b/>
          <w:bCs/>
          <w:sz w:val="28"/>
          <w:szCs w:val="28"/>
        </w:rPr>
      </w:pPr>
      <w:r>
        <w:rPr>
          <w:rFonts w:ascii="Times New Roman" w:hAnsi="Times New Roman" w:cs="Times New Roman"/>
          <w:b/>
          <w:bCs/>
          <w:sz w:val="28"/>
          <w:szCs w:val="28"/>
        </w:rPr>
        <w:br w:type="page"/>
      </w:r>
    </w:p>
    <w:p w14:paraId="59556F8A" w14:textId="2F85ABA0" w:rsidR="00031786" w:rsidRPr="008009CA" w:rsidRDefault="00031786" w:rsidP="00031786">
      <w:pPr>
        <w:spacing w:after="120" w:line="312" w:lineRule="auto"/>
        <w:jc w:val="center"/>
        <w:rPr>
          <w:rFonts w:ascii="Times New Roman" w:hAnsi="Times New Roman" w:cs="Times New Roman"/>
          <w:b/>
          <w:bCs/>
          <w:sz w:val="28"/>
          <w:szCs w:val="28"/>
        </w:rPr>
      </w:pPr>
      <w:r w:rsidRPr="008009CA">
        <w:rPr>
          <w:rFonts w:ascii="Times New Roman" w:hAnsi="Times New Roman" w:cs="Times New Roman"/>
          <w:b/>
          <w:bCs/>
          <w:sz w:val="28"/>
          <w:szCs w:val="28"/>
        </w:rPr>
        <w:lastRenderedPageBreak/>
        <w:t>DANH MỤC HÌNH</w:t>
      </w:r>
    </w:p>
    <w:p w14:paraId="2BD5759E" w14:textId="09B4792C" w:rsidR="006A2244" w:rsidRPr="006A2244" w:rsidRDefault="00D83035">
      <w:pPr>
        <w:pStyle w:val="TOC1"/>
        <w:tabs>
          <w:tab w:val="right" w:leader="dot" w:pos="9064"/>
        </w:tabs>
        <w:rPr>
          <w:rFonts w:ascii="Times New Roman" w:eastAsiaTheme="minorEastAsia" w:hAnsi="Times New Roman" w:cs="Times New Roman"/>
          <w:noProof/>
          <w:kern w:val="0"/>
          <w:sz w:val="26"/>
          <w:szCs w:val="26"/>
          <w14:ligatures w14:val="none"/>
        </w:rPr>
      </w:pPr>
      <w:r w:rsidRPr="006A2244">
        <w:rPr>
          <w:rFonts w:ascii="Times New Roman" w:hAnsi="Times New Roman" w:cs="Times New Roman"/>
          <w:sz w:val="26"/>
          <w:szCs w:val="26"/>
        </w:rPr>
        <w:fldChar w:fldCharType="begin"/>
      </w:r>
      <w:r w:rsidRPr="006A2244">
        <w:rPr>
          <w:rFonts w:ascii="Times New Roman" w:hAnsi="Times New Roman" w:cs="Times New Roman"/>
          <w:sz w:val="26"/>
          <w:szCs w:val="26"/>
        </w:rPr>
        <w:instrText xml:space="preserve"> TOC \h \z \t "hinh,1" </w:instrText>
      </w:r>
      <w:r w:rsidRPr="006A2244">
        <w:rPr>
          <w:rFonts w:ascii="Times New Roman" w:hAnsi="Times New Roman" w:cs="Times New Roman"/>
          <w:sz w:val="26"/>
          <w:szCs w:val="26"/>
        </w:rPr>
        <w:fldChar w:fldCharType="separate"/>
      </w:r>
      <w:hyperlink w:anchor="_Toc185793995" w:history="1">
        <w:r w:rsidR="006A2244" w:rsidRPr="006A2244">
          <w:rPr>
            <w:rStyle w:val="Hyperlink"/>
            <w:rFonts w:ascii="Times New Roman" w:hAnsi="Times New Roman" w:cs="Times New Roman"/>
            <w:noProof/>
            <w:sz w:val="26"/>
            <w:szCs w:val="26"/>
          </w:rPr>
          <w:t>Hình 2.1. Sơ đồ hệ thống</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_Toc185793995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9</w:t>
        </w:r>
        <w:r w:rsidR="006A2244" w:rsidRPr="006A2244">
          <w:rPr>
            <w:rFonts w:ascii="Times New Roman" w:hAnsi="Times New Roman" w:cs="Times New Roman"/>
            <w:noProof/>
            <w:webHidden/>
            <w:sz w:val="26"/>
            <w:szCs w:val="26"/>
          </w:rPr>
          <w:fldChar w:fldCharType="end"/>
        </w:r>
      </w:hyperlink>
    </w:p>
    <w:p w14:paraId="370E02D8" w14:textId="532B5251"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996" w:history="1">
        <w:r w:rsidR="006A2244" w:rsidRPr="006A2244">
          <w:rPr>
            <w:rStyle w:val="Hyperlink"/>
            <w:rFonts w:ascii="Times New Roman" w:hAnsi="Times New Roman" w:cs="Times New Roman"/>
            <w:noProof/>
            <w:sz w:val="26"/>
            <w:szCs w:val="26"/>
          </w:rPr>
          <w:t>Hình 2.2. Sơ đồ UseCase tổng quát</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_Toc185793996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10</w:t>
        </w:r>
        <w:r w:rsidR="006A2244" w:rsidRPr="006A2244">
          <w:rPr>
            <w:rFonts w:ascii="Times New Roman" w:hAnsi="Times New Roman" w:cs="Times New Roman"/>
            <w:noProof/>
            <w:webHidden/>
            <w:sz w:val="26"/>
            <w:szCs w:val="26"/>
          </w:rPr>
          <w:fldChar w:fldCharType="end"/>
        </w:r>
      </w:hyperlink>
    </w:p>
    <w:p w14:paraId="2F8FE725" w14:textId="462D8E4E"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997" w:history="1">
        <w:r w:rsidR="006A2244" w:rsidRPr="006A2244">
          <w:rPr>
            <w:rStyle w:val="Hyperlink"/>
            <w:rFonts w:ascii="Times New Roman" w:hAnsi="Times New Roman" w:cs="Times New Roman"/>
            <w:noProof/>
            <w:sz w:val="26"/>
            <w:szCs w:val="26"/>
          </w:rPr>
          <w:t>Hình 2.3. Sơ đồ Usecase Đăng nhập</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_Toc185793997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11</w:t>
        </w:r>
        <w:r w:rsidR="006A2244" w:rsidRPr="006A2244">
          <w:rPr>
            <w:rFonts w:ascii="Times New Roman" w:hAnsi="Times New Roman" w:cs="Times New Roman"/>
            <w:noProof/>
            <w:webHidden/>
            <w:sz w:val="26"/>
            <w:szCs w:val="26"/>
          </w:rPr>
          <w:fldChar w:fldCharType="end"/>
        </w:r>
      </w:hyperlink>
    </w:p>
    <w:p w14:paraId="3EA345A4" w14:textId="2A9B5135"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998" w:history="1">
        <w:r w:rsidR="006A2244" w:rsidRPr="006A2244">
          <w:rPr>
            <w:rStyle w:val="Hyperlink"/>
            <w:rFonts w:ascii="Times New Roman" w:hAnsi="Times New Roman" w:cs="Times New Roman"/>
            <w:noProof/>
            <w:sz w:val="26"/>
            <w:szCs w:val="26"/>
          </w:rPr>
          <w:t>Hình 2.4. Sơ đồ Usecase Trang người dùng</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_Toc185793998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12</w:t>
        </w:r>
        <w:r w:rsidR="006A2244" w:rsidRPr="006A2244">
          <w:rPr>
            <w:rFonts w:ascii="Times New Roman" w:hAnsi="Times New Roman" w:cs="Times New Roman"/>
            <w:noProof/>
            <w:webHidden/>
            <w:sz w:val="26"/>
            <w:szCs w:val="26"/>
          </w:rPr>
          <w:fldChar w:fldCharType="end"/>
        </w:r>
      </w:hyperlink>
    </w:p>
    <w:p w14:paraId="18B37E32" w14:textId="2BF4E2B3"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3999" w:history="1">
        <w:r w:rsidR="006A2244" w:rsidRPr="006A2244">
          <w:rPr>
            <w:rStyle w:val="Hyperlink"/>
            <w:rFonts w:ascii="Times New Roman" w:hAnsi="Times New Roman" w:cs="Times New Roman"/>
            <w:noProof/>
            <w:sz w:val="26"/>
            <w:szCs w:val="26"/>
          </w:rPr>
          <w:t>Hình 2.5. Sơ đồ Usecase trang quản trị</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_Toc185793999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13</w:t>
        </w:r>
        <w:r w:rsidR="006A2244" w:rsidRPr="006A2244">
          <w:rPr>
            <w:rFonts w:ascii="Times New Roman" w:hAnsi="Times New Roman" w:cs="Times New Roman"/>
            <w:noProof/>
            <w:webHidden/>
            <w:sz w:val="26"/>
            <w:szCs w:val="26"/>
          </w:rPr>
          <w:fldChar w:fldCharType="end"/>
        </w:r>
      </w:hyperlink>
    </w:p>
    <w:p w14:paraId="38FD00EF" w14:textId="6D6E9DEC"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0" w:history="1">
        <w:r w:rsidR="006A2244" w:rsidRPr="006A2244">
          <w:rPr>
            <w:rStyle w:val="Hyperlink"/>
            <w:rFonts w:ascii="Times New Roman" w:hAnsi="Times New Roman" w:cs="Times New Roman"/>
            <w:noProof/>
            <w:sz w:val="26"/>
            <w:szCs w:val="26"/>
          </w:rPr>
          <w:t>Hình 2.6. Sơ đồ hoạt động đăng ký tài khoản</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_Toc185794000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14</w:t>
        </w:r>
        <w:r w:rsidR="006A2244" w:rsidRPr="006A2244">
          <w:rPr>
            <w:rFonts w:ascii="Times New Roman" w:hAnsi="Times New Roman" w:cs="Times New Roman"/>
            <w:noProof/>
            <w:webHidden/>
            <w:sz w:val="26"/>
            <w:szCs w:val="26"/>
          </w:rPr>
          <w:fldChar w:fldCharType="end"/>
        </w:r>
      </w:hyperlink>
    </w:p>
    <w:p w14:paraId="5D199036" w14:textId="06E6C77E"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1" w:history="1">
        <w:r w:rsidR="006A2244" w:rsidRPr="006A2244">
          <w:rPr>
            <w:rStyle w:val="Hyperlink"/>
            <w:rFonts w:ascii="Times New Roman" w:hAnsi="Times New Roman" w:cs="Times New Roman"/>
            <w:noProof/>
            <w:sz w:val="26"/>
            <w:szCs w:val="26"/>
          </w:rPr>
          <w:t>Hình 2.7. Sơ đồ hoạt động chức năng chấm bài tự động</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_Toc185794001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15</w:t>
        </w:r>
        <w:r w:rsidR="006A2244" w:rsidRPr="006A2244">
          <w:rPr>
            <w:rFonts w:ascii="Times New Roman" w:hAnsi="Times New Roman" w:cs="Times New Roman"/>
            <w:noProof/>
            <w:webHidden/>
            <w:sz w:val="26"/>
            <w:szCs w:val="26"/>
          </w:rPr>
          <w:fldChar w:fldCharType="end"/>
        </w:r>
      </w:hyperlink>
    </w:p>
    <w:p w14:paraId="38BE5B15" w14:textId="5E47C63E"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2" w:history="1">
        <w:r w:rsidR="006A2244" w:rsidRPr="006A2244">
          <w:rPr>
            <w:rStyle w:val="Hyperlink"/>
            <w:rFonts w:ascii="Times New Roman" w:hAnsi="Times New Roman" w:cs="Times New Roman"/>
            <w:noProof/>
            <w:sz w:val="26"/>
            <w:szCs w:val="26"/>
          </w:rPr>
          <w:t>Hình 2.8. Sơ đồ lớp</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_Toc185794002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16</w:t>
        </w:r>
        <w:r w:rsidR="006A2244" w:rsidRPr="006A2244">
          <w:rPr>
            <w:rFonts w:ascii="Times New Roman" w:hAnsi="Times New Roman" w:cs="Times New Roman"/>
            <w:noProof/>
            <w:webHidden/>
            <w:sz w:val="26"/>
            <w:szCs w:val="26"/>
          </w:rPr>
          <w:fldChar w:fldCharType="end"/>
        </w:r>
      </w:hyperlink>
    </w:p>
    <w:p w14:paraId="79B90AF1" w14:textId="4368BA04"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3" w:history="1">
        <w:r w:rsidR="006A2244" w:rsidRPr="006A2244">
          <w:rPr>
            <w:rStyle w:val="Hyperlink"/>
            <w:rFonts w:ascii="Times New Roman" w:hAnsi="Times New Roman" w:cs="Times New Roman"/>
            <w:noProof/>
            <w:sz w:val="26"/>
            <w:szCs w:val="26"/>
          </w:rPr>
          <w:t>Hình 2.9. Sơ đồ Diagram Database</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_Toc185794003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20</w:t>
        </w:r>
        <w:r w:rsidR="006A2244" w:rsidRPr="006A2244">
          <w:rPr>
            <w:rFonts w:ascii="Times New Roman" w:hAnsi="Times New Roman" w:cs="Times New Roman"/>
            <w:noProof/>
            <w:webHidden/>
            <w:sz w:val="26"/>
            <w:szCs w:val="26"/>
          </w:rPr>
          <w:fldChar w:fldCharType="end"/>
        </w:r>
      </w:hyperlink>
    </w:p>
    <w:p w14:paraId="4AE5C958" w14:textId="50CF0BD8"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4" w:history="1">
        <w:r w:rsidR="006A2244" w:rsidRPr="006A2244">
          <w:rPr>
            <w:rStyle w:val="Hyperlink"/>
            <w:rFonts w:ascii="Times New Roman" w:hAnsi="Times New Roman" w:cs="Times New Roman"/>
            <w:noProof/>
            <w:sz w:val="26"/>
            <w:szCs w:val="26"/>
          </w:rPr>
          <w:t>Hình 2.10. Giao diện trang chủ</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_Toc185794004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28</w:t>
        </w:r>
        <w:r w:rsidR="006A2244" w:rsidRPr="006A2244">
          <w:rPr>
            <w:rFonts w:ascii="Times New Roman" w:hAnsi="Times New Roman" w:cs="Times New Roman"/>
            <w:noProof/>
            <w:webHidden/>
            <w:sz w:val="26"/>
            <w:szCs w:val="26"/>
          </w:rPr>
          <w:fldChar w:fldCharType="end"/>
        </w:r>
      </w:hyperlink>
    </w:p>
    <w:p w14:paraId="6C6A104E" w14:textId="6BBC798F"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5" w:history="1">
        <w:r w:rsidR="006A2244" w:rsidRPr="006A2244">
          <w:rPr>
            <w:rStyle w:val="Hyperlink"/>
            <w:rFonts w:ascii="Times New Roman" w:hAnsi="Times New Roman" w:cs="Times New Roman"/>
            <w:noProof/>
            <w:sz w:val="26"/>
            <w:szCs w:val="26"/>
          </w:rPr>
          <w:t>Hình 2.11. Giao diện danh sách bài tập</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_Toc185794005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29</w:t>
        </w:r>
        <w:r w:rsidR="006A2244" w:rsidRPr="006A2244">
          <w:rPr>
            <w:rFonts w:ascii="Times New Roman" w:hAnsi="Times New Roman" w:cs="Times New Roman"/>
            <w:noProof/>
            <w:webHidden/>
            <w:sz w:val="26"/>
            <w:szCs w:val="26"/>
          </w:rPr>
          <w:fldChar w:fldCharType="end"/>
        </w:r>
      </w:hyperlink>
    </w:p>
    <w:p w14:paraId="3C006A49" w14:textId="14D3F879"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6" w:history="1">
        <w:r w:rsidR="006A2244" w:rsidRPr="006A2244">
          <w:rPr>
            <w:rStyle w:val="Hyperlink"/>
            <w:rFonts w:ascii="Times New Roman" w:hAnsi="Times New Roman" w:cs="Times New Roman"/>
            <w:noProof/>
            <w:sz w:val="26"/>
            <w:szCs w:val="26"/>
          </w:rPr>
          <w:t>Hình 2.12. Giao diện các bài nộp</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_Toc185794006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30</w:t>
        </w:r>
        <w:r w:rsidR="006A2244" w:rsidRPr="006A2244">
          <w:rPr>
            <w:rFonts w:ascii="Times New Roman" w:hAnsi="Times New Roman" w:cs="Times New Roman"/>
            <w:noProof/>
            <w:webHidden/>
            <w:sz w:val="26"/>
            <w:szCs w:val="26"/>
          </w:rPr>
          <w:fldChar w:fldCharType="end"/>
        </w:r>
      </w:hyperlink>
    </w:p>
    <w:p w14:paraId="76FA465C" w14:textId="1784A379"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7" w:history="1">
        <w:r w:rsidR="006A2244" w:rsidRPr="006A2244">
          <w:rPr>
            <w:rStyle w:val="Hyperlink"/>
            <w:rFonts w:ascii="Times New Roman" w:hAnsi="Times New Roman" w:cs="Times New Roman"/>
            <w:noProof/>
            <w:sz w:val="26"/>
            <w:szCs w:val="26"/>
          </w:rPr>
          <w:t>Hình 2.13. Giao diện thành viên</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_Toc185794007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31</w:t>
        </w:r>
        <w:r w:rsidR="006A2244" w:rsidRPr="006A2244">
          <w:rPr>
            <w:rFonts w:ascii="Times New Roman" w:hAnsi="Times New Roman" w:cs="Times New Roman"/>
            <w:noProof/>
            <w:webHidden/>
            <w:sz w:val="26"/>
            <w:szCs w:val="26"/>
          </w:rPr>
          <w:fldChar w:fldCharType="end"/>
        </w:r>
      </w:hyperlink>
    </w:p>
    <w:p w14:paraId="7A6A4170" w14:textId="7A60C513"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8" w:history="1">
        <w:r w:rsidR="006A2244" w:rsidRPr="006A2244">
          <w:rPr>
            <w:rStyle w:val="Hyperlink"/>
            <w:rFonts w:ascii="Times New Roman" w:hAnsi="Times New Roman" w:cs="Times New Roman"/>
            <w:noProof/>
            <w:sz w:val="26"/>
            <w:szCs w:val="26"/>
          </w:rPr>
          <w:t>Hình 2.14. Giao diện chi tiết bài tập</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_Toc185794008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32</w:t>
        </w:r>
        <w:r w:rsidR="006A2244" w:rsidRPr="006A2244">
          <w:rPr>
            <w:rFonts w:ascii="Times New Roman" w:hAnsi="Times New Roman" w:cs="Times New Roman"/>
            <w:noProof/>
            <w:webHidden/>
            <w:sz w:val="26"/>
            <w:szCs w:val="26"/>
          </w:rPr>
          <w:fldChar w:fldCharType="end"/>
        </w:r>
      </w:hyperlink>
    </w:p>
    <w:p w14:paraId="595D5601" w14:textId="14424C31"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09" w:history="1">
        <w:r w:rsidR="006A2244" w:rsidRPr="006A2244">
          <w:rPr>
            <w:rStyle w:val="Hyperlink"/>
            <w:rFonts w:ascii="Times New Roman" w:hAnsi="Times New Roman" w:cs="Times New Roman"/>
            <w:noProof/>
            <w:sz w:val="26"/>
            <w:szCs w:val="26"/>
          </w:rPr>
          <w:t>Hình 2.15. Giao diện nộp bài</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_Toc185794009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33</w:t>
        </w:r>
        <w:r w:rsidR="006A2244" w:rsidRPr="006A2244">
          <w:rPr>
            <w:rFonts w:ascii="Times New Roman" w:hAnsi="Times New Roman" w:cs="Times New Roman"/>
            <w:noProof/>
            <w:webHidden/>
            <w:sz w:val="26"/>
            <w:szCs w:val="26"/>
          </w:rPr>
          <w:fldChar w:fldCharType="end"/>
        </w:r>
      </w:hyperlink>
    </w:p>
    <w:p w14:paraId="6CB948FD" w14:textId="0A7F7DAE"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10" w:history="1">
        <w:r w:rsidR="006A2244" w:rsidRPr="006A2244">
          <w:rPr>
            <w:rStyle w:val="Hyperlink"/>
            <w:rFonts w:ascii="Times New Roman" w:hAnsi="Times New Roman" w:cs="Times New Roman"/>
            <w:noProof/>
            <w:sz w:val="26"/>
            <w:szCs w:val="26"/>
          </w:rPr>
          <w:t>Hình 2.16. Giao diện đăng nhập</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_Toc185794010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34</w:t>
        </w:r>
        <w:r w:rsidR="006A2244" w:rsidRPr="006A2244">
          <w:rPr>
            <w:rFonts w:ascii="Times New Roman" w:hAnsi="Times New Roman" w:cs="Times New Roman"/>
            <w:noProof/>
            <w:webHidden/>
            <w:sz w:val="26"/>
            <w:szCs w:val="26"/>
          </w:rPr>
          <w:fldChar w:fldCharType="end"/>
        </w:r>
      </w:hyperlink>
    </w:p>
    <w:p w14:paraId="1B320FF1" w14:textId="42FE3EBC"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11" w:history="1">
        <w:r w:rsidR="006A2244" w:rsidRPr="006A2244">
          <w:rPr>
            <w:rStyle w:val="Hyperlink"/>
            <w:rFonts w:ascii="Times New Roman" w:hAnsi="Times New Roman" w:cs="Times New Roman"/>
            <w:noProof/>
            <w:sz w:val="26"/>
            <w:szCs w:val="26"/>
          </w:rPr>
          <w:t>Hình 2.17. Giao diện đăng ký tài khoản</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_Toc185794011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34</w:t>
        </w:r>
        <w:r w:rsidR="006A2244" w:rsidRPr="006A2244">
          <w:rPr>
            <w:rFonts w:ascii="Times New Roman" w:hAnsi="Times New Roman" w:cs="Times New Roman"/>
            <w:noProof/>
            <w:webHidden/>
            <w:sz w:val="26"/>
            <w:szCs w:val="26"/>
          </w:rPr>
          <w:fldChar w:fldCharType="end"/>
        </w:r>
      </w:hyperlink>
    </w:p>
    <w:p w14:paraId="6A9A581B" w14:textId="4050ECED"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12" w:history="1">
        <w:r w:rsidR="006A2244" w:rsidRPr="006A2244">
          <w:rPr>
            <w:rStyle w:val="Hyperlink"/>
            <w:rFonts w:ascii="Times New Roman" w:hAnsi="Times New Roman" w:cs="Times New Roman"/>
            <w:noProof/>
            <w:sz w:val="26"/>
            <w:szCs w:val="26"/>
          </w:rPr>
          <w:t>Hình 2.18. Giao diện lấy lại mật khẩu</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_Toc185794012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35</w:t>
        </w:r>
        <w:r w:rsidR="006A2244" w:rsidRPr="006A2244">
          <w:rPr>
            <w:rFonts w:ascii="Times New Roman" w:hAnsi="Times New Roman" w:cs="Times New Roman"/>
            <w:noProof/>
            <w:webHidden/>
            <w:sz w:val="26"/>
            <w:szCs w:val="26"/>
          </w:rPr>
          <w:fldChar w:fldCharType="end"/>
        </w:r>
      </w:hyperlink>
    </w:p>
    <w:p w14:paraId="3E32EF8E" w14:textId="2001CB16"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13" w:history="1">
        <w:r w:rsidR="006A2244" w:rsidRPr="006A2244">
          <w:rPr>
            <w:rStyle w:val="Hyperlink"/>
            <w:rFonts w:ascii="Times New Roman" w:hAnsi="Times New Roman" w:cs="Times New Roman"/>
            <w:noProof/>
            <w:sz w:val="26"/>
            <w:szCs w:val="26"/>
          </w:rPr>
          <w:t>Hình 2.19. Giao diện chi tiết bài nộp</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_Toc185794013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36</w:t>
        </w:r>
        <w:r w:rsidR="006A2244" w:rsidRPr="006A2244">
          <w:rPr>
            <w:rFonts w:ascii="Times New Roman" w:hAnsi="Times New Roman" w:cs="Times New Roman"/>
            <w:noProof/>
            <w:webHidden/>
            <w:sz w:val="26"/>
            <w:szCs w:val="26"/>
          </w:rPr>
          <w:fldChar w:fldCharType="end"/>
        </w:r>
      </w:hyperlink>
    </w:p>
    <w:p w14:paraId="431CFC11" w14:textId="63E06C9C"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14" w:history="1">
        <w:r w:rsidR="006A2244" w:rsidRPr="006A2244">
          <w:rPr>
            <w:rStyle w:val="Hyperlink"/>
            <w:rFonts w:ascii="Times New Roman" w:hAnsi="Times New Roman" w:cs="Times New Roman"/>
            <w:noProof/>
            <w:sz w:val="26"/>
            <w:szCs w:val="26"/>
          </w:rPr>
          <w:t>Hình 2.20. Giao diện code đã nộp</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_Toc185794014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37</w:t>
        </w:r>
        <w:r w:rsidR="006A2244" w:rsidRPr="006A2244">
          <w:rPr>
            <w:rFonts w:ascii="Times New Roman" w:hAnsi="Times New Roman" w:cs="Times New Roman"/>
            <w:noProof/>
            <w:webHidden/>
            <w:sz w:val="26"/>
            <w:szCs w:val="26"/>
          </w:rPr>
          <w:fldChar w:fldCharType="end"/>
        </w:r>
      </w:hyperlink>
    </w:p>
    <w:p w14:paraId="49FEFE14" w14:textId="1F6F1262"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15" w:history="1">
        <w:r w:rsidR="006A2244" w:rsidRPr="006A2244">
          <w:rPr>
            <w:rStyle w:val="Hyperlink"/>
            <w:rFonts w:ascii="Times New Roman" w:hAnsi="Times New Roman" w:cs="Times New Roman"/>
            <w:noProof/>
            <w:sz w:val="26"/>
            <w:szCs w:val="26"/>
          </w:rPr>
          <w:t>Hình 2.21. Giao diện trang cá nhân.</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_Toc185794015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38</w:t>
        </w:r>
        <w:r w:rsidR="006A2244" w:rsidRPr="006A2244">
          <w:rPr>
            <w:rFonts w:ascii="Times New Roman" w:hAnsi="Times New Roman" w:cs="Times New Roman"/>
            <w:noProof/>
            <w:webHidden/>
            <w:sz w:val="26"/>
            <w:szCs w:val="26"/>
          </w:rPr>
          <w:fldChar w:fldCharType="end"/>
        </w:r>
      </w:hyperlink>
    </w:p>
    <w:p w14:paraId="5666204D" w14:textId="61D995A9"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16" w:history="1">
        <w:r w:rsidR="006A2244" w:rsidRPr="006A2244">
          <w:rPr>
            <w:rStyle w:val="Hyperlink"/>
            <w:rFonts w:ascii="Times New Roman" w:hAnsi="Times New Roman" w:cs="Times New Roman"/>
            <w:noProof/>
            <w:sz w:val="26"/>
            <w:szCs w:val="26"/>
          </w:rPr>
          <w:t>Hình 2.22. Giao diện thống kê điểm</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_Toc185794016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39</w:t>
        </w:r>
        <w:r w:rsidR="006A2244" w:rsidRPr="006A2244">
          <w:rPr>
            <w:rFonts w:ascii="Times New Roman" w:hAnsi="Times New Roman" w:cs="Times New Roman"/>
            <w:noProof/>
            <w:webHidden/>
            <w:sz w:val="26"/>
            <w:szCs w:val="26"/>
          </w:rPr>
          <w:fldChar w:fldCharType="end"/>
        </w:r>
      </w:hyperlink>
    </w:p>
    <w:p w14:paraId="26F21E6A" w14:textId="16747308"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17" w:history="1">
        <w:r w:rsidR="006A2244" w:rsidRPr="006A2244">
          <w:rPr>
            <w:rStyle w:val="Hyperlink"/>
            <w:rFonts w:ascii="Times New Roman" w:hAnsi="Times New Roman" w:cs="Times New Roman"/>
            <w:noProof/>
            <w:sz w:val="26"/>
            <w:szCs w:val="26"/>
          </w:rPr>
          <w:t>Hình 2.23. Giao diện đổi mật khẩu</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_Toc185794017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40</w:t>
        </w:r>
        <w:r w:rsidR="006A2244" w:rsidRPr="006A2244">
          <w:rPr>
            <w:rFonts w:ascii="Times New Roman" w:hAnsi="Times New Roman" w:cs="Times New Roman"/>
            <w:noProof/>
            <w:webHidden/>
            <w:sz w:val="26"/>
            <w:szCs w:val="26"/>
          </w:rPr>
          <w:fldChar w:fldCharType="end"/>
        </w:r>
      </w:hyperlink>
    </w:p>
    <w:p w14:paraId="31858653" w14:textId="314C09A3"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18" w:history="1">
        <w:r w:rsidR="006A2244" w:rsidRPr="006A2244">
          <w:rPr>
            <w:rStyle w:val="Hyperlink"/>
            <w:rFonts w:ascii="Times New Roman" w:hAnsi="Times New Roman" w:cs="Times New Roman"/>
            <w:noProof/>
            <w:sz w:val="26"/>
            <w:szCs w:val="26"/>
          </w:rPr>
          <w:t>Hình 2.24. Giao diện quản trị viên</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_Toc185794018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40</w:t>
        </w:r>
        <w:r w:rsidR="006A2244" w:rsidRPr="006A2244">
          <w:rPr>
            <w:rFonts w:ascii="Times New Roman" w:hAnsi="Times New Roman" w:cs="Times New Roman"/>
            <w:noProof/>
            <w:webHidden/>
            <w:sz w:val="26"/>
            <w:szCs w:val="26"/>
          </w:rPr>
          <w:fldChar w:fldCharType="end"/>
        </w:r>
      </w:hyperlink>
    </w:p>
    <w:p w14:paraId="38E2E491" w14:textId="6A7EF25F" w:rsidR="00031786" w:rsidRDefault="00D83035">
      <w:pPr>
        <w:rPr>
          <w:rFonts w:ascii="Times New Roman" w:hAnsi="Times New Roman" w:cs="Times New Roman"/>
          <w:sz w:val="26"/>
          <w:szCs w:val="26"/>
        </w:rPr>
      </w:pPr>
      <w:r w:rsidRPr="006A2244">
        <w:rPr>
          <w:rFonts w:ascii="Times New Roman" w:hAnsi="Times New Roman" w:cs="Times New Roman"/>
          <w:sz w:val="26"/>
          <w:szCs w:val="26"/>
        </w:rPr>
        <w:fldChar w:fldCharType="end"/>
      </w:r>
    </w:p>
    <w:p w14:paraId="4856048E" w14:textId="77777777" w:rsidR="0011052E" w:rsidRDefault="0011052E">
      <w:pPr>
        <w:rPr>
          <w:rFonts w:ascii="Times New Roman" w:hAnsi="Times New Roman" w:cs="Times New Roman"/>
          <w:b/>
          <w:bCs/>
          <w:sz w:val="28"/>
          <w:szCs w:val="28"/>
        </w:rPr>
      </w:pPr>
      <w:r>
        <w:rPr>
          <w:rFonts w:ascii="Times New Roman" w:hAnsi="Times New Roman" w:cs="Times New Roman"/>
          <w:b/>
          <w:bCs/>
          <w:sz w:val="28"/>
          <w:szCs w:val="28"/>
        </w:rPr>
        <w:br w:type="page"/>
      </w:r>
    </w:p>
    <w:p w14:paraId="4297D15D" w14:textId="595260BC" w:rsidR="008D00B0" w:rsidRPr="008009CA" w:rsidRDefault="00031786" w:rsidP="00031786">
      <w:pPr>
        <w:spacing w:after="120" w:line="312" w:lineRule="auto"/>
        <w:jc w:val="center"/>
        <w:rPr>
          <w:rFonts w:ascii="Times New Roman" w:hAnsi="Times New Roman" w:cs="Times New Roman"/>
          <w:b/>
          <w:bCs/>
          <w:sz w:val="28"/>
          <w:szCs w:val="28"/>
        </w:rPr>
      </w:pPr>
      <w:r w:rsidRPr="008009CA">
        <w:rPr>
          <w:rFonts w:ascii="Times New Roman" w:hAnsi="Times New Roman" w:cs="Times New Roman"/>
          <w:b/>
          <w:bCs/>
          <w:sz w:val="28"/>
          <w:szCs w:val="28"/>
        </w:rPr>
        <w:lastRenderedPageBreak/>
        <w:t>DANH MỤC BẢNG</w:t>
      </w:r>
    </w:p>
    <w:p w14:paraId="06CD7F6C" w14:textId="44311CFD" w:rsidR="006A2244" w:rsidRPr="006A2244" w:rsidRDefault="0011052E">
      <w:pPr>
        <w:pStyle w:val="TOC1"/>
        <w:tabs>
          <w:tab w:val="right" w:leader="dot" w:pos="9064"/>
        </w:tabs>
        <w:rPr>
          <w:rFonts w:ascii="Times New Roman" w:eastAsiaTheme="minorEastAsia" w:hAnsi="Times New Roman" w:cs="Times New Roman"/>
          <w:noProof/>
          <w:kern w:val="0"/>
          <w:sz w:val="26"/>
          <w:szCs w:val="26"/>
          <w14:ligatures w14:val="none"/>
        </w:rPr>
      </w:pPr>
      <w:r w:rsidRPr="006A2244">
        <w:rPr>
          <w:rFonts w:ascii="Times New Roman" w:hAnsi="Times New Roman" w:cs="Times New Roman"/>
          <w:sz w:val="26"/>
          <w:szCs w:val="26"/>
        </w:rPr>
        <w:fldChar w:fldCharType="begin"/>
      </w:r>
      <w:r w:rsidRPr="006A2244">
        <w:rPr>
          <w:rFonts w:ascii="Times New Roman" w:hAnsi="Times New Roman" w:cs="Times New Roman"/>
          <w:sz w:val="26"/>
          <w:szCs w:val="26"/>
        </w:rPr>
        <w:instrText xml:space="preserve"> TOC \h \z \t "bang,1" </w:instrText>
      </w:r>
      <w:r w:rsidRPr="006A2244">
        <w:rPr>
          <w:rFonts w:ascii="Times New Roman" w:hAnsi="Times New Roman" w:cs="Times New Roman"/>
          <w:sz w:val="26"/>
          <w:szCs w:val="26"/>
        </w:rPr>
        <w:fldChar w:fldCharType="separate"/>
      </w:r>
      <w:hyperlink w:anchor="_Toc185794019" w:history="1">
        <w:r w:rsidR="006A2244" w:rsidRPr="006A2244">
          <w:rPr>
            <w:rStyle w:val="Hyperlink"/>
            <w:rFonts w:ascii="Times New Roman" w:hAnsi="Times New Roman" w:cs="Times New Roman"/>
            <w:noProof/>
            <w:sz w:val="26"/>
            <w:szCs w:val="26"/>
          </w:rPr>
          <w:t>Bảng 2.1. Bảng Problems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_Toc185794019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16</w:t>
        </w:r>
        <w:r w:rsidR="006A2244" w:rsidRPr="006A2244">
          <w:rPr>
            <w:rFonts w:ascii="Times New Roman" w:hAnsi="Times New Roman" w:cs="Times New Roman"/>
            <w:noProof/>
            <w:webHidden/>
            <w:sz w:val="26"/>
            <w:szCs w:val="26"/>
          </w:rPr>
          <w:fldChar w:fldCharType="end"/>
        </w:r>
      </w:hyperlink>
    </w:p>
    <w:p w14:paraId="149E0E8E" w14:textId="6CC045B7"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0" w:history="1">
        <w:r w:rsidR="006A2244" w:rsidRPr="006A2244">
          <w:rPr>
            <w:rStyle w:val="Hyperlink"/>
            <w:rFonts w:ascii="Times New Roman" w:hAnsi="Times New Roman" w:cs="Times New Roman"/>
            <w:noProof/>
            <w:sz w:val="26"/>
            <w:szCs w:val="26"/>
          </w:rPr>
          <w:t>Bảng 2.2. Bảng Members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_Toc185794020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17</w:t>
        </w:r>
        <w:r w:rsidR="006A2244" w:rsidRPr="006A2244">
          <w:rPr>
            <w:rFonts w:ascii="Times New Roman" w:hAnsi="Times New Roman" w:cs="Times New Roman"/>
            <w:noProof/>
            <w:webHidden/>
            <w:sz w:val="26"/>
            <w:szCs w:val="26"/>
          </w:rPr>
          <w:fldChar w:fldCharType="end"/>
        </w:r>
      </w:hyperlink>
    </w:p>
    <w:p w14:paraId="0EA11988" w14:textId="79249C9A"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1" w:history="1">
        <w:r w:rsidR="006A2244" w:rsidRPr="006A2244">
          <w:rPr>
            <w:rStyle w:val="Hyperlink"/>
            <w:rFonts w:ascii="Times New Roman" w:hAnsi="Times New Roman" w:cs="Times New Roman"/>
            <w:noProof/>
            <w:sz w:val="26"/>
            <w:szCs w:val="26"/>
          </w:rPr>
          <w:t>Bảng 2.3. Bảng Groups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_Toc185794021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17</w:t>
        </w:r>
        <w:r w:rsidR="006A2244" w:rsidRPr="006A2244">
          <w:rPr>
            <w:rFonts w:ascii="Times New Roman" w:hAnsi="Times New Roman" w:cs="Times New Roman"/>
            <w:noProof/>
            <w:webHidden/>
            <w:sz w:val="26"/>
            <w:szCs w:val="26"/>
          </w:rPr>
          <w:fldChar w:fldCharType="end"/>
        </w:r>
      </w:hyperlink>
    </w:p>
    <w:p w14:paraId="555D35DF" w14:textId="66A15A7D"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2" w:history="1">
        <w:r w:rsidR="006A2244" w:rsidRPr="006A2244">
          <w:rPr>
            <w:rStyle w:val="Hyperlink"/>
            <w:rFonts w:ascii="Times New Roman" w:hAnsi="Times New Roman" w:cs="Times New Roman"/>
            <w:noProof/>
            <w:sz w:val="26"/>
            <w:szCs w:val="26"/>
          </w:rPr>
          <w:t>Bảng 2.4 Bảng Accounts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_Toc185794022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17</w:t>
        </w:r>
        <w:r w:rsidR="006A2244" w:rsidRPr="006A2244">
          <w:rPr>
            <w:rFonts w:ascii="Times New Roman" w:hAnsi="Times New Roman" w:cs="Times New Roman"/>
            <w:noProof/>
            <w:webHidden/>
            <w:sz w:val="26"/>
            <w:szCs w:val="26"/>
          </w:rPr>
          <w:fldChar w:fldCharType="end"/>
        </w:r>
      </w:hyperlink>
    </w:p>
    <w:p w14:paraId="73E88014" w14:textId="091B1F43"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3" w:history="1">
        <w:r w:rsidR="006A2244" w:rsidRPr="006A2244">
          <w:rPr>
            <w:rStyle w:val="Hyperlink"/>
            <w:rFonts w:ascii="Times New Roman" w:hAnsi="Times New Roman" w:cs="Times New Roman"/>
            <w:noProof/>
            <w:sz w:val="26"/>
            <w:szCs w:val="26"/>
          </w:rPr>
          <w:t>Bảng 2.5. Bảng DetailSubmits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_Toc185794023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18</w:t>
        </w:r>
        <w:r w:rsidR="006A2244" w:rsidRPr="006A2244">
          <w:rPr>
            <w:rFonts w:ascii="Times New Roman" w:hAnsi="Times New Roman" w:cs="Times New Roman"/>
            <w:noProof/>
            <w:webHidden/>
            <w:sz w:val="26"/>
            <w:szCs w:val="26"/>
          </w:rPr>
          <w:fldChar w:fldCharType="end"/>
        </w:r>
      </w:hyperlink>
    </w:p>
    <w:p w14:paraId="398677D3" w14:textId="26705DCD"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4" w:history="1">
        <w:r w:rsidR="006A2244" w:rsidRPr="006A2244">
          <w:rPr>
            <w:rStyle w:val="Hyperlink"/>
            <w:rFonts w:ascii="Times New Roman" w:hAnsi="Times New Roman" w:cs="Times New Roman"/>
            <w:noProof/>
            <w:sz w:val="26"/>
            <w:szCs w:val="26"/>
          </w:rPr>
          <w:t>Bảng 2.6. Bảng Languages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_Toc185794024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18</w:t>
        </w:r>
        <w:r w:rsidR="006A2244" w:rsidRPr="006A2244">
          <w:rPr>
            <w:rFonts w:ascii="Times New Roman" w:hAnsi="Times New Roman" w:cs="Times New Roman"/>
            <w:noProof/>
            <w:webHidden/>
            <w:sz w:val="26"/>
            <w:szCs w:val="26"/>
          </w:rPr>
          <w:fldChar w:fldCharType="end"/>
        </w:r>
      </w:hyperlink>
    </w:p>
    <w:p w14:paraId="76AFBD87" w14:textId="1F4716FB"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5" w:history="1">
        <w:r w:rsidR="006A2244" w:rsidRPr="006A2244">
          <w:rPr>
            <w:rStyle w:val="Hyperlink"/>
            <w:rFonts w:ascii="Times New Roman" w:hAnsi="Times New Roman" w:cs="Times New Roman"/>
            <w:noProof/>
            <w:sz w:val="26"/>
            <w:szCs w:val="26"/>
          </w:rPr>
          <w:t>Bảng 2.7. Bảng News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_Toc185794025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18</w:t>
        </w:r>
        <w:r w:rsidR="006A2244" w:rsidRPr="006A2244">
          <w:rPr>
            <w:rFonts w:ascii="Times New Roman" w:hAnsi="Times New Roman" w:cs="Times New Roman"/>
            <w:noProof/>
            <w:webHidden/>
            <w:sz w:val="26"/>
            <w:szCs w:val="26"/>
          </w:rPr>
          <w:fldChar w:fldCharType="end"/>
        </w:r>
      </w:hyperlink>
    </w:p>
    <w:p w14:paraId="4F06E91D" w14:textId="4F20E3A4"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6" w:history="1">
        <w:r w:rsidR="006A2244" w:rsidRPr="006A2244">
          <w:rPr>
            <w:rStyle w:val="Hyperlink"/>
            <w:rFonts w:ascii="Times New Roman" w:hAnsi="Times New Roman" w:cs="Times New Roman"/>
            <w:noProof/>
            <w:sz w:val="26"/>
            <w:szCs w:val="26"/>
          </w:rPr>
          <w:t>Bảng 2.8. Bảng Otp</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_Toc185794026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19</w:t>
        </w:r>
        <w:r w:rsidR="006A2244" w:rsidRPr="006A2244">
          <w:rPr>
            <w:rFonts w:ascii="Times New Roman" w:hAnsi="Times New Roman" w:cs="Times New Roman"/>
            <w:noProof/>
            <w:webHidden/>
            <w:sz w:val="26"/>
            <w:szCs w:val="26"/>
          </w:rPr>
          <w:fldChar w:fldCharType="end"/>
        </w:r>
      </w:hyperlink>
    </w:p>
    <w:p w14:paraId="5729EE27" w14:textId="003EEB14"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7" w:history="1">
        <w:r w:rsidR="006A2244" w:rsidRPr="006A2244">
          <w:rPr>
            <w:rStyle w:val="Hyperlink"/>
            <w:rFonts w:ascii="Times New Roman" w:hAnsi="Times New Roman" w:cs="Times New Roman"/>
            <w:noProof/>
            <w:sz w:val="26"/>
            <w:szCs w:val="26"/>
          </w:rPr>
          <w:t>Bảng 2.9. Bảng ProblemLanguages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_Toc185794027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19</w:t>
        </w:r>
        <w:r w:rsidR="006A2244" w:rsidRPr="006A2244">
          <w:rPr>
            <w:rFonts w:ascii="Times New Roman" w:hAnsi="Times New Roman" w:cs="Times New Roman"/>
            <w:noProof/>
            <w:webHidden/>
            <w:sz w:val="26"/>
            <w:szCs w:val="26"/>
          </w:rPr>
          <w:fldChar w:fldCharType="end"/>
        </w:r>
      </w:hyperlink>
    </w:p>
    <w:p w14:paraId="7EA2283A" w14:textId="5406507C"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8" w:history="1">
        <w:r w:rsidR="006A2244" w:rsidRPr="006A2244">
          <w:rPr>
            <w:rStyle w:val="Hyperlink"/>
            <w:rFonts w:ascii="Times New Roman" w:hAnsi="Times New Roman" w:cs="Times New Roman"/>
            <w:noProof/>
            <w:sz w:val="26"/>
            <w:szCs w:val="26"/>
          </w:rPr>
          <w:t>Bảng 2.10. Bảng Submits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_Toc185794028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19</w:t>
        </w:r>
        <w:r w:rsidR="006A2244" w:rsidRPr="006A2244">
          <w:rPr>
            <w:rFonts w:ascii="Times New Roman" w:hAnsi="Times New Roman" w:cs="Times New Roman"/>
            <w:noProof/>
            <w:webHidden/>
            <w:sz w:val="26"/>
            <w:szCs w:val="26"/>
          </w:rPr>
          <w:fldChar w:fldCharType="end"/>
        </w:r>
      </w:hyperlink>
    </w:p>
    <w:p w14:paraId="2DEE4603" w14:textId="6FD98866" w:rsidR="006A2244" w:rsidRPr="006A2244" w:rsidRDefault="00CA00B5">
      <w:pPr>
        <w:pStyle w:val="TOC1"/>
        <w:tabs>
          <w:tab w:val="right" w:leader="dot" w:pos="9064"/>
        </w:tabs>
        <w:rPr>
          <w:rFonts w:ascii="Times New Roman" w:eastAsiaTheme="minorEastAsia" w:hAnsi="Times New Roman" w:cs="Times New Roman"/>
          <w:noProof/>
          <w:kern w:val="0"/>
          <w:sz w:val="26"/>
          <w:szCs w:val="26"/>
          <w14:ligatures w14:val="none"/>
        </w:rPr>
      </w:pPr>
      <w:hyperlink w:anchor="_Toc185794029" w:history="1">
        <w:r w:rsidR="006A2244" w:rsidRPr="006A2244">
          <w:rPr>
            <w:rStyle w:val="Hyperlink"/>
            <w:rFonts w:ascii="Times New Roman" w:hAnsi="Times New Roman" w:cs="Times New Roman"/>
            <w:noProof/>
            <w:sz w:val="26"/>
            <w:szCs w:val="26"/>
          </w:rPr>
          <w:t>Bảng 2.11. Bảng TestFiles</w:t>
        </w:r>
        <w:r w:rsidR="006A2244" w:rsidRPr="006A2244">
          <w:rPr>
            <w:rFonts w:ascii="Times New Roman" w:hAnsi="Times New Roman" w:cs="Times New Roman"/>
            <w:noProof/>
            <w:webHidden/>
            <w:sz w:val="26"/>
            <w:szCs w:val="26"/>
          </w:rPr>
          <w:tab/>
        </w:r>
        <w:r w:rsidR="006A2244" w:rsidRPr="006A2244">
          <w:rPr>
            <w:rFonts w:ascii="Times New Roman" w:hAnsi="Times New Roman" w:cs="Times New Roman"/>
            <w:noProof/>
            <w:webHidden/>
            <w:sz w:val="26"/>
            <w:szCs w:val="26"/>
          </w:rPr>
          <w:fldChar w:fldCharType="begin"/>
        </w:r>
        <w:r w:rsidR="006A2244" w:rsidRPr="006A2244">
          <w:rPr>
            <w:rFonts w:ascii="Times New Roman" w:hAnsi="Times New Roman" w:cs="Times New Roman"/>
            <w:noProof/>
            <w:webHidden/>
            <w:sz w:val="26"/>
            <w:szCs w:val="26"/>
          </w:rPr>
          <w:instrText xml:space="preserve"> PAGEREF _Toc185794029 \h </w:instrText>
        </w:r>
        <w:r w:rsidR="006A2244" w:rsidRPr="006A2244">
          <w:rPr>
            <w:rFonts w:ascii="Times New Roman" w:hAnsi="Times New Roman" w:cs="Times New Roman"/>
            <w:noProof/>
            <w:webHidden/>
            <w:sz w:val="26"/>
            <w:szCs w:val="26"/>
          </w:rPr>
        </w:r>
        <w:r w:rsidR="006A2244" w:rsidRPr="006A2244">
          <w:rPr>
            <w:rFonts w:ascii="Times New Roman" w:hAnsi="Times New Roman" w:cs="Times New Roman"/>
            <w:noProof/>
            <w:webHidden/>
            <w:sz w:val="26"/>
            <w:szCs w:val="26"/>
          </w:rPr>
          <w:fldChar w:fldCharType="separate"/>
        </w:r>
        <w:r w:rsidR="006A2244" w:rsidRPr="006A2244">
          <w:rPr>
            <w:rFonts w:ascii="Times New Roman" w:hAnsi="Times New Roman" w:cs="Times New Roman"/>
            <w:noProof/>
            <w:webHidden/>
            <w:sz w:val="26"/>
            <w:szCs w:val="26"/>
          </w:rPr>
          <w:t>20</w:t>
        </w:r>
        <w:r w:rsidR="006A2244" w:rsidRPr="006A2244">
          <w:rPr>
            <w:rFonts w:ascii="Times New Roman" w:hAnsi="Times New Roman" w:cs="Times New Roman"/>
            <w:noProof/>
            <w:webHidden/>
            <w:sz w:val="26"/>
            <w:szCs w:val="26"/>
          </w:rPr>
          <w:fldChar w:fldCharType="end"/>
        </w:r>
      </w:hyperlink>
    </w:p>
    <w:p w14:paraId="45C10176" w14:textId="2900AE31" w:rsidR="008D00B0" w:rsidRDefault="0011052E">
      <w:pPr>
        <w:rPr>
          <w:rFonts w:ascii="Times New Roman" w:hAnsi="Times New Roman" w:cs="Times New Roman"/>
          <w:sz w:val="26"/>
          <w:szCs w:val="26"/>
        </w:rPr>
      </w:pPr>
      <w:r w:rsidRPr="006A2244">
        <w:rPr>
          <w:rFonts w:ascii="Times New Roman" w:hAnsi="Times New Roman" w:cs="Times New Roman"/>
          <w:sz w:val="26"/>
          <w:szCs w:val="26"/>
        </w:rPr>
        <w:fldChar w:fldCharType="end"/>
      </w:r>
    </w:p>
    <w:p w14:paraId="4BFF55B7" w14:textId="77777777" w:rsidR="0011052E" w:rsidRDefault="0011052E">
      <w:pPr>
        <w:rPr>
          <w:rFonts w:ascii="Times New Roman" w:hAnsi="Times New Roman" w:cs="Times New Roman"/>
          <w:b/>
          <w:bCs/>
          <w:sz w:val="28"/>
          <w:szCs w:val="26"/>
        </w:rPr>
      </w:pPr>
      <w:r>
        <w:br w:type="page"/>
      </w:r>
    </w:p>
    <w:p w14:paraId="02D83665" w14:textId="063CA944" w:rsidR="00CA3582" w:rsidRPr="00CA3582" w:rsidRDefault="00CA3582" w:rsidP="00CA3582">
      <w:pPr>
        <w:sectPr w:rsidR="00CA3582" w:rsidRPr="00CA3582" w:rsidSect="00F53B33">
          <w:footerReference w:type="default" r:id="rId13"/>
          <w:type w:val="continuous"/>
          <w:pgSz w:w="11909" w:h="16834" w:code="9"/>
          <w:pgMar w:top="1134" w:right="1134" w:bottom="1134" w:left="1701" w:header="720" w:footer="720" w:gutter="0"/>
          <w:cols w:space="720"/>
          <w:docGrid w:linePitch="360"/>
        </w:sectPr>
      </w:pPr>
    </w:p>
    <w:p w14:paraId="54B98B4C" w14:textId="19523C18" w:rsidR="00031786" w:rsidRPr="00826771" w:rsidRDefault="008D00B0" w:rsidP="003C0565">
      <w:pPr>
        <w:pStyle w:val="c1"/>
      </w:pPr>
      <w:bookmarkStart w:id="230" w:name="_Toc185793339"/>
      <w:bookmarkStart w:id="231" w:name="_Toc185793409"/>
      <w:bookmarkStart w:id="232" w:name="_Toc185793829"/>
      <w:r w:rsidRPr="00826771">
        <w:lastRenderedPageBreak/>
        <w:t>PHẦN MỘT</w:t>
      </w:r>
      <w:r w:rsidR="00224C42" w:rsidRPr="00826771">
        <w:t>: MỞ ĐẦU</w:t>
      </w:r>
      <w:bookmarkEnd w:id="230"/>
      <w:bookmarkEnd w:id="231"/>
      <w:bookmarkEnd w:id="232"/>
    </w:p>
    <w:p w14:paraId="563CF010" w14:textId="0C5FA051" w:rsidR="00224C42" w:rsidRPr="00220103" w:rsidRDefault="00224C42" w:rsidP="00220103">
      <w:pPr>
        <w:spacing w:line="0" w:lineRule="atLeast"/>
        <w:ind w:right="-6"/>
        <w:jc w:val="center"/>
        <w:rPr>
          <w:rFonts w:ascii="Times New Roman" w:eastAsia="Times New Roman" w:hAnsi="Times New Roman"/>
          <w:sz w:val="26"/>
        </w:rPr>
      </w:pPr>
      <w:r>
        <w:rPr>
          <w:rFonts w:ascii="Times New Roman" w:eastAsia="Times New Roman" w:hAnsi="Times New Roman"/>
          <w:sz w:val="26"/>
        </w:rPr>
        <w:t>--- oOo ---</w:t>
      </w:r>
    </w:p>
    <w:p w14:paraId="0A87BC05" w14:textId="7D5CF2E1" w:rsidR="001D0986" w:rsidRPr="00B97D89" w:rsidRDefault="001D0986" w:rsidP="00A5040F">
      <w:pPr>
        <w:pStyle w:val="c2"/>
      </w:pPr>
      <w:bookmarkStart w:id="233" w:name="_Toc185793340"/>
      <w:bookmarkStart w:id="234" w:name="_Toc185793410"/>
      <w:bookmarkStart w:id="235" w:name="_Toc185793830"/>
      <w:r w:rsidRPr="00B97D89">
        <w:t>1. Đặt vấn đề</w:t>
      </w:r>
      <w:bookmarkEnd w:id="233"/>
      <w:bookmarkEnd w:id="234"/>
      <w:bookmarkEnd w:id="235"/>
    </w:p>
    <w:p w14:paraId="019A8504" w14:textId="1F0A3EAF" w:rsidR="006E55B4" w:rsidRDefault="006E55B4" w:rsidP="006E55B4">
      <w:pPr>
        <w:spacing w:after="120" w:line="312" w:lineRule="auto"/>
        <w:ind w:firstLine="720"/>
        <w:jc w:val="both"/>
        <w:rPr>
          <w:rFonts w:ascii="Times New Roman" w:hAnsi="Times New Roman" w:cs="Times New Roman"/>
          <w:sz w:val="26"/>
          <w:szCs w:val="26"/>
        </w:rPr>
      </w:pPr>
      <w:r w:rsidRPr="006E55B4">
        <w:rPr>
          <w:rFonts w:ascii="Times New Roman" w:hAnsi="Times New Roman" w:cs="Times New Roman"/>
          <w:sz w:val="26"/>
          <w:szCs w:val="26"/>
        </w:rPr>
        <w:t xml:space="preserve">Hiện nay, ngành Công nghệ thông tin vẫn đang là một trong những ngành nóng. Tình trạng sinh viên theo học ngành Công nghệ thông tin hiện tại rất đông đảo, tạo thành một xu hướng phổ biến trong giới trẻ. Xã hội đang phát triển theo chiều hướng của trí tuệ nhân tạo, xử lý dữ liệu, tự động hóa các việc bán hàng và lưu trữ dữ liệu,… Kéo theo đó là các cuộc thi liên quan tới lập trình thuật toán ngày càng phát triển mạnh mẽ, ví dụ như các cuộc thi Tin học trẻ dành cho đối tượng học sinh cấp Tiểu học, THCS, THPT; cuộc thi Olympic Tin học sinh viên Việt Nam dành cho các sinh viên đang </w:t>
      </w:r>
      <w:ins w:id="236" w:author="UyenMinh" w:date="2024-12-22T18:31:00Z">
        <w:r w:rsidR="00E5080F">
          <w:rPr>
            <w:rFonts w:ascii="Times New Roman" w:hAnsi="Times New Roman" w:cs="Times New Roman"/>
            <w:sz w:val="26"/>
            <w:szCs w:val="26"/>
          </w:rPr>
          <w:t xml:space="preserve">theo </w:t>
        </w:r>
      </w:ins>
      <w:r w:rsidRPr="006E55B4">
        <w:rPr>
          <w:rFonts w:ascii="Times New Roman" w:hAnsi="Times New Roman" w:cs="Times New Roman"/>
          <w:sz w:val="26"/>
          <w:szCs w:val="26"/>
        </w:rPr>
        <w:t xml:space="preserve">học tại các trường Đại học </w:t>
      </w:r>
      <w:del w:id="237" w:author="UyenMinh" w:date="2024-12-22T18:32:00Z">
        <w:r w:rsidRPr="006E55B4" w:rsidDel="00E5080F">
          <w:rPr>
            <w:rFonts w:ascii="Times New Roman" w:hAnsi="Times New Roman" w:cs="Times New Roman"/>
            <w:sz w:val="26"/>
            <w:szCs w:val="26"/>
          </w:rPr>
          <w:delText xml:space="preserve">trên toàn </w:delText>
        </w:r>
      </w:del>
      <w:ins w:id="238" w:author="UyenMinh" w:date="2024-12-22T18:32:00Z">
        <w:r w:rsidR="00E5080F">
          <w:rPr>
            <w:rFonts w:ascii="Times New Roman" w:hAnsi="Times New Roman" w:cs="Times New Roman"/>
            <w:sz w:val="26"/>
            <w:szCs w:val="26"/>
          </w:rPr>
          <w:t xml:space="preserve">ở </w:t>
        </w:r>
      </w:ins>
      <w:r w:rsidRPr="006E55B4">
        <w:rPr>
          <w:rFonts w:ascii="Times New Roman" w:hAnsi="Times New Roman" w:cs="Times New Roman"/>
          <w:sz w:val="26"/>
          <w:szCs w:val="26"/>
        </w:rPr>
        <w:t xml:space="preserve">Việt Nam </w:t>
      </w:r>
      <w:del w:id="239" w:author="UyenMinh" w:date="2024-12-22T18:32:00Z">
        <w:r w:rsidRPr="006E55B4" w:rsidDel="00E5080F">
          <w:rPr>
            <w:rFonts w:ascii="Times New Roman" w:hAnsi="Times New Roman" w:cs="Times New Roman"/>
            <w:sz w:val="26"/>
            <w:szCs w:val="26"/>
          </w:rPr>
          <w:delText xml:space="preserve">tham dự; </w:delText>
        </w:r>
      </w:del>
      <w:r w:rsidRPr="006E55B4">
        <w:rPr>
          <w:rFonts w:ascii="Times New Roman" w:hAnsi="Times New Roman" w:cs="Times New Roman"/>
          <w:sz w:val="26"/>
          <w:szCs w:val="26"/>
        </w:rPr>
        <w:t xml:space="preserve">và các cuộc thi </w:t>
      </w:r>
      <w:del w:id="240" w:author="UyenMinh" w:date="2024-12-22T18:32:00Z">
        <w:r w:rsidRPr="006E55B4" w:rsidDel="00E5080F">
          <w:rPr>
            <w:rFonts w:ascii="Times New Roman" w:hAnsi="Times New Roman" w:cs="Times New Roman"/>
            <w:sz w:val="26"/>
            <w:szCs w:val="26"/>
          </w:rPr>
          <w:delText xml:space="preserve">lớn </w:delText>
        </w:r>
      </w:del>
      <w:ins w:id="241" w:author="UyenMinh" w:date="2024-12-22T18:32:00Z">
        <w:r w:rsidR="00E5080F">
          <w:rPr>
            <w:rFonts w:ascii="Times New Roman" w:hAnsi="Times New Roman" w:cs="Times New Roman"/>
            <w:sz w:val="26"/>
            <w:szCs w:val="26"/>
          </w:rPr>
          <w:t xml:space="preserve">lập trình đồng đội </w:t>
        </w:r>
      </w:ins>
      <w:del w:id="242" w:author="UyenMinh" w:date="2024-12-22T18:32:00Z">
        <w:r w:rsidRPr="006E55B4" w:rsidDel="00E5080F">
          <w:rPr>
            <w:rFonts w:ascii="Times New Roman" w:hAnsi="Times New Roman" w:cs="Times New Roman"/>
            <w:sz w:val="26"/>
            <w:szCs w:val="26"/>
          </w:rPr>
          <w:delText xml:space="preserve">hơn </w:delText>
        </w:r>
      </w:del>
      <w:r w:rsidRPr="006E55B4">
        <w:rPr>
          <w:rFonts w:ascii="Times New Roman" w:hAnsi="Times New Roman" w:cs="Times New Roman"/>
          <w:sz w:val="26"/>
          <w:szCs w:val="26"/>
        </w:rPr>
        <w:t>như</w:t>
      </w:r>
      <w:del w:id="243" w:author="UyenMinh" w:date="2024-12-22T18:32:00Z">
        <w:r w:rsidRPr="006E55B4" w:rsidDel="00E5080F">
          <w:rPr>
            <w:rFonts w:ascii="Times New Roman" w:hAnsi="Times New Roman" w:cs="Times New Roman"/>
            <w:sz w:val="26"/>
            <w:szCs w:val="26"/>
          </w:rPr>
          <w:delText>:</w:delText>
        </w:r>
      </w:del>
      <w:r w:rsidRPr="006E55B4">
        <w:rPr>
          <w:rFonts w:ascii="Times New Roman" w:hAnsi="Times New Roman" w:cs="Times New Roman"/>
          <w:sz w:val="26"/>
          <w:szCs w:val="26"/>
        </w:rPr>
        <w:t xml:space="preserve"> ACM ICPC </w:t>
      </w:r>
      <w:del w:id="244" w:author="UyenMinh" w:date="2024-12-22T18:33:00Z">
        <w:r w:rsidRPr="006E55B4" w:rsidDel="00E5080F">
          <w:rPr>
            <w:rFonts w:ascii="Times New Roman" w:hAnsi="Times New Roman" w:cs="Times New Roman"/>
            <w:sz w:val="26"/>
            <w:szCs w:val="26"/>
          </w:rPr>
          <w:delText xml:space="preserve">Asia </w:delText>
        </w:r>
      </w:del>
      <w:r w:rsidRPr="006E55B4">
        <w:rPr>
          <w:rFonts w:ascii="Times New Roman" w:hAnsi="Times New Roman" w:cs="Times New Roman"/>
          <w:sz w:val="26"/>
          <w:szCs w:val="26"/>
        </w:rPr>
        <w:t>được tổ chức hằng năm tại Việt Nam</w:t>
      </w:r>
      <w:ins w:id="245" w:author="UyenMinh" w:date="2024-12-22T18:33:00Z">
        <w:r w:rsidR="00E5080F">
          <w:rPr>
            <w:rFonts w:ascii="Times New Roman" w:hAnsi="Times New Roman" w:cs="Times New Roman"/>
            <w:sz w:val="26"/>
            <w:szCs w:val="26"/>
          </w:rPr>
          <w:t xml:space="preserve"> và cao hơn ở giải đấu cho vòng khu vực và quốc tế</w:t>
        </w:r>
      </w:ins>
      <w:r w:rsidRPr="006E55B4">
        <w:rPr>
          <w:rFonts w:ascii="Times New Roman" w:hAnsi="Times New Roman" w:cs="Times New Roman"/>
          <w:sz w:val="26"/>
          <w:szCs w:val="26"/>
        </w:rPr>
        <w:t xml:space="preserve">. Vì vậy, hiện nay các Trường THPT, </w:t>
      </w:r>
      <w:ins w:id="246" w:author="UyenMinh" w:date="2024-12-22T18:34:00Z">
        <w:r w:rsidR="00E5080F">
          <w:rPr>
            <w:rFonts w:ascii="Times New Roman" w:hAnsi="Times New Roman" w:cs="Times New Roman"/>
            <w:sz w:val="26"/>
            <w:szCs w:val="26"/>
          </w:rPr>
          <w:t>đ</w:t>
        </w:r>
      </w:ins>
      <w:del w:id="247" w:author="UyenMinh" w:date="2024-12-22T18:33:00Z">
        <w:r w:rsidRPr="006E55B4" w:rsidDel="00E5080F">
          <w:rPr>
            <w:rFonts w:ascii="Times New Roman" w:hAnsi="Times New Roman" w:cs="Times New Roman"/>
            <w:sz w:val="26"/>
            <w:szCs w:val="26"/>
          </w:rPr>
          <w:delText>Đ</w:delText>
        </w:r>
      </w:del>
      <w:r w:rsidRPr="006E55B4">
        <w:rPr>
          <w:rFonts w:ascii="Times New Roman" w:hAnsi="Times New Roman" w:cs="Times New Roman"/>
          <w:sz w:val="26"/>
          <w:szCs w:val="26"/>
        </w:rPr>
        <w:t>ại học</w:t>
      </w:r>
      <w:ins w:id="248" w:author="UyenMinh" w:date="2024-12-22T18:33:00Z">
        <w:r w:rsidR="00E5080F">
          <w:rPr>
            <w:rFonts w:ascii="Times New Roman" w:hAnsi="Times New Roman" w:cs="Times New Roman"/>
            <w:sz w:val="26"/>
            <w:szCs w:val="26"/>
          </w:rPr>
          <w:t xml:space="preserve"> và cao đẳng</w:t>
        </w:r>
      </w:ins>
      <w:r w:rsidRPr="006E55B4">
        <w:rPr>
          <w:rFonts w:ascii="Times New Roman" w:hAnsi="Times New Roman" w:cs="Times New Roman"/>
          <w:sz w:val="26"/>
          <w:szCs w:val="26"/>
        </w:rPr>
        <w:t xml:space="preserve"> trên </w:t>
      </w:r>
      <w:del w:id="249" w:author="UyenMinh" w:date="2024-12-22T18:34:00Z">
        <w:r w:rsidRPr="006E55B4" w:rsidDel="00E5080F">
          <w:rPr>
            <w:rFonts w:ascii="Times New Roman" w:hAnsi="Times New Roman" w:cs="Times New Roman"/>
            <w:sz w:val="26"/>
            <w:szCs w:val="26"/>
          </w:rPr>
          <w:delText>khắp Việt Nam</w:delText>
        </w:r>
      </w:del>
      <w:ins w:id="250" w:author="UyenMinh" w:date="2024-12-22T18:34:00Z">
        <w:r w:rsidR="00E5080F">
          <w:rPr>
            <w:rFonts w:ascii="Times New Roman" w:hAnsi="Times New Roman" w:cs="Times New Roman"/>
            <w:sz w:val="26"/>
            <w:szCs w:val="26"/>
          </w:rPr>
          <w:t>toàn quốc</w:t>
        </w:r>
      </w:ins>
      <w:r w:rsidRPr="006E55B4">
        <w:rPr>
          <w:rFonts w:ascii="Times New Roman" w:hAnsi="Times New Roman" w:cs="Times New Roman"/>
          <w:sz w:val="26"/>
          <w:szCs w:val="26"/>
        </w:rPr>
        <w:t xml:space="preserve"> đều đang nâng cao việc rèn luyện tư duy thuật toán cho học sinh, sinh viên, đặc biệt là</w:t>
      </w:r>
      <w:ins w:id="251" w:author="UyenMinh" w:date="2024-12-22T18:34:00Z">
        <w:r w:rsidR="00E5080F">
          <w:rPr>
            <w:rFonts w:ascii="Times New Roman" w:hAnsi="Times New Roman" w:cs="Times New Roman"/>
            <w:sz w:val="26"/>
            <w:szCs w:val="26"/>
          </w:rPr>
          <w:t xml:space="preserve"> hướng đến việc </w:t>
        </w:r>
      </w:ins>
      <w:ins w:id="252" w:author="UyenMinh" w:date="2024-12-22T18:35:00Z">
        <w:r w:rsidR="00E5080F">
          <w:rPr>
            <w:rFonts w:ascii="Times New Roman" w:hAnsi="Times New Roman" w:cs="Times New Roman"/>
            <w:sz w:val="26"/>
            <w:szCs w:val="26"/>
          </w:rPr>
          <w:t xml:space="preserve">cho sinh viên/học sinh thực hành </w:t>
        </w:r>
      </w:ins>
      <w:ins w:id="253" w:author="UyenMinh" w:date="2024-12-22T18:34:00Z">
        <w:r w:rsidR="00E5080F">
          <w:rPr>
            <w:rFonts w:ascii="Times New Roman" w:hAnsi="Times New Roman" w:cs="Times New Roman"/>
            <w:sz w:val="26"/>
            <w:szCs w:val="26"/>
          </w:rPr>
          <w:t>rèn luyện</w:t>
        </w:r>
      </w:ins>
      <w:r w:rsidRPr="006E55B4">
        <w:rPr>
          <w:rFonts w:ascii="Times New Roman" w:hAnsi="Times New Roman" w:cs="Times New Roman"/>
          <w:sz w:val="26"/>
          <w:szCs w:val="26"/>
        </w:rPr>
        <w:t xml:space="preserve"> </w:t>
      </w:r>
      <w:ins w:id="254" w:author="UyenMinh" w:date="2024-12-22T18:35:00Z">
        <w:r w:rsidR="00E5080F">
          <w:rPr>
            <w:rFonts w:ascii="Times New Roman" w:hAnsi="Times New Roman" w:cs="Times New Roman"/>
            <w:sz w:val="26"/>
            <w:szCs w:val="26"/>
          </w:rPr>
          <w:t xml:space="preserve">thông qua các website </w:t>
        </w:r>
      </w:ins>
      <w:del w:id="255" w:author="UyenMinh" w:date="2024-12-22T18:35:00Z">
        <w:r w:rsidRPr="006E55B4" w:rsidDel="00E5080F">
          <w:rPr>
            <w:rFonts w:ascii="Times New Roman" w:hAnsi="Times New Roman" w:cs="Times New Roman"/>
            <w:sz w:val="26"/>
            <w:szCs w:val="26"/>
          </w:rPr>
          <w:delText xml:space="preserve">trên các website </w:delText>
        </w:r>
      </w:del>
      <w:ins w:id="256" w:author="UyenMinh" w:date="2024-12-22T18:35:00Z">
        <w:r w:rsidR="00E5080F">
          <w:rPr>
            <w:rFonts w:ascii="Times New Roman" w:hAnsi="Times New Roman" w:cs="Times New Roman"/>
            <w:sz w:val="26"/>
            <w:szCs w:val="26"/>
          </w:rPr>
          <w:t xml:space="preserve">học tập và </w:t>
        </w:r>
      </w:ins>
      <w:r w:rsidRPr="006E55B4">
        <w:rPr>
          <w:rFonts w:ascii="Times New Roman" w:hAnsi="Times New Roman" w:cs="Times New Roman"/>
          <w:sz w:val="26"/>
          <w:szCs w:val="26"/>
        </w:rPr>
        <w:t xml:space="preserve">chấm bài tự động. </w:t>
      </w:r>
    </w:p>
    <w:p w14:paraId="711D89B0" w14:textId="307811DA" w:rsidR="001D0986" w:rsidRDefault="006E55B4" w:rsidP="006E55B4">
      <w:pPr>
        <w:spacing w:after="120" w:line="312" w:lineRule="auto"/>
        <w:ind w:firstLine="720"/>
        <w:jc w:val="both"/>
        <w:rPr>
          <w:rFonts w:ascii="Times New Roman" w:hAnsi="Times New Roman" w:cs="Times New Roman"/>
          <w:sz w:val="26"/>
          <w:szCs w:val="26"/>
        </w:rPr>
      </w:pPr>
      <w:r w:rsidRPr="006E55B4">
        <w:rPr>
          <w:rFonts w:ascii="Times New Roman" w:hAnsi="Times New Roman" w:cs="Times New Roman"/>
          <w:sz w:val="26"/>
          <w:szCs w:val="26"/>
        </w:rPr>
        <w:t xml:space="preserve">Nắm bắt được nhu cầu to lớn </w:t>
      </w:r>
      <w:del w:id="257" w:author="UyenMinh" w:date="2024-12-22T18:35:00Z">
        <w:r w:rsidRPr="006E55B4" w:rsidDel="00E5080F">
          <w:rPr>
            <w:rFonts w:ascii="Times New Roman" w:hAnsi="Times New Roman" w:cs="Times New Roman"/>
            <w:sz w:val="26"/>
            <w:szCs w:val="26"/>
          </w:rPr>
          <w:delText xml:space="preserve">hiện tại </w:delText>
        </w:r>
      </w:del>
      <w:r w:rsidRPr="006E55B4">
        <w:rPr>
          <w:rFonts w:ascii="Times New Roman" w:hAnsi="Times New Roman" w:cs="Times New Roman"/>
          <w:sz w:val="26"/>
          <w:szCs w:val="26"/>
        </w:rPr>
        <w:t xml:space="preserve">của mảng lập trình thi đấu của Việt Nam nói chung và của Khoa Công nghệ </w:t>
      </w:r>
      <w:del w:id="258" w:author="UyenMinh" w:date="2024-12-22T18:36:00Z">
        <w:r w:rsidRPr="006E55B4" w:rsidDel="00E5080F">
          <w:rPr>
            <w:rFonts w:ascii="Times New Roman" w:hAnsi="Times New Roman" w:cs="Times New Roman"/>
            <w:sz w:val="26"/>
            <w:szCs w:val="26"/>
          </w:rPr>
          <w:delText xml:space="preserve">số </w:delText>
        </w:r>
      </w:del>
      <w:r w:rsidRPr="006E55B4">
        <w:rPr>
          <w:rFonts w:ascii="Times New Roman" w:hAnsi="Times New Roman" w:cs="Times New Roman"/>
          <w:sz w:val="26"/>
          <w:szCs w:val="26"/>
        </w:rPr>
        <w:t>và Kỹ thuật tại trường Đại học Đồng Tháp nói riêng, việc xây dựng một phần mềm website hỗ trợ ôn thi Olympic Tin học cho sinh viên Trường Đại học Đồng Tháp là thật sự cần thiết, nên chúng tôi đề xuất “Xây dựng Website ôn thi Olympic Tin học sinh viên tại Khoa Công nghệ</w:t>
      </w:r>
      <w:del w:id="259" w:author="Tran Dang" w:date="2024-12-22T19:44:00Z">
        <w:r w:rsidRPr="006E55B4" w:rsidDel="0069476B">
          <w:rPr>
            <w:rFonts w:ascii="Times New Roman" w:hAnsi="Times New Roman" w:cs="Times New Roman"/>
            <w:sz w:val="26"/>
            <w:szCs w:val="26"/>
          </w:rPr>
          <w:delText xml:space="preserve"> số</w:delText>
        </w:r>
      </w:del>
      <w:r w:rsidRPr="006E55B4">
        <w:rPr>
          <w:rFonts w:ascii="Times New Roman" w:hAnsi="Times New Roman" w:cs="Times New Roman"/>
          <w:sz w:val="26"/>
          <w:szCs w:val="26"/>
        </w:rPr>
        <w:t xml:space="preserve"> và Kỹ thuật, Trường Đại học Đồng Tháp”, nhằm mục đích hỗ trợ việc ôn thi Olympic Tin học của sinh viên tại Khoa Công nghệ</w:t>
      </w:r>
      <w:del w:id="260" w:author="Tran Dang" w:date="2024-12-22T19:44:00Z">
        <w:r w:rsidRPr="006E55B4" w:rsidDel="0069476B">
          <w:rPr>
            <w:rFonts w:ascii="Times New Roman" w:hAnsi="Times New Roman" w:cs="Times New Roman"/>
            <w:sz w:val="26"/>
            <w:szCs w:val="26"/>
          </w:rPr>
          <w:delText xml:space="preserve"> số</w:delText>
        </w:r>
      </w:del>
      <w:r w:rsidRPr="006E55B4">
        <w:rPr>
          <w:rFonts w:ascii="Times New Roman" w:hAnsi="Times New Roman" w:cs="Times New Roman"/>
          <w:sz w:val="26"/>
          <w:szCs w:val="26"/>
        </w:rPr>
        <w:t xml:space="preserve"> và Kỹ thuật, Trường Đại học Đồng Tháp. Kết quả của nghiên cứu sẽ giúp cho Khoa và Nhà trường có thể chủ động trong việc hỗ trợ cho sinh viên ôn thi lập trình thi đấu, thúc đẩy tinh thần ôn luyện của sinh viên để chuẩn bị cho các cuộc thi hằng năm như Olympic Tin học sinh viên, và kỳ thi </w:t>
      </w:r>
      <w:ins w:id="261" w:author="Tran Dang" w:date="2024-12-22T19:44:00Z">
        <w:r w:rsidR="0069476B">
          <w:rPr>
            <w:rFonts w:ascii="Times New Roman" w:hAnsi="Times New Roman" w:cs="Times New Roman"/>
            <w:sz w:val="26"/>
            <w:szCs w:val="26"/>
          </w:rPr>
          <w:t xml:space="preserve">ACM </w:t>
        </w:r>
      </w:ins>
      <w:r w:rsidRPr="006E55B4">
        <w:rPr>
          <w:rFonts w:ascii="Times New Roman" w:hAnsi="Times New Roman" w:cs="Times New Roman"/>
          <w:sz w:val="26"/>
          <w:szCs w:val="26"/>
        </w:rPr>
        <w:t>ICPC, từng bước đạt được hiệu quả ngày càng tốt hơn.</w:t>
      </w:r>
    </w:p>
    <w:p w14:paraId="314C1E1D" w14:textId="21808167" w:rsidR="001D0986" w:rsidRPr="00220103" w:rsidRDefault="001D0986" w:rsidP="00A5040F">
      <w:pPr>
        <w:pStyle w:val="c2"/>
      </w:pPr>
      <w:bookmarkStart w:id="262" w:name="_Toc185793341"/>
      <w:bookmarkStart w:id="263" w:name="_Toc185793411"/>
      <w:bookmarkStart w:id="264" w:name="_Toc185793831"/>
      <w:r w:rsidRPr="00220103">
        <w:t>2. Ý nghĩa lý thuyết, thực tiễn của đề tài</w:t>
      </w:r>
      <w:bookmarkEnd w:id="262"/>
      <w:bookmarkEnd w:id="263"/>
      <w:bookmarkEnd w:id="264"/>
    </w:p>
    <w:p w14:paraId="0D70678C" w14:textId="7B2899F5" w:rsidR="001D0986" w:rsidRPr="001B424F" w:rsidRDefault="001D0986" w:rsidP="00A5040F">
      <w:pPr>
        <w:pStyle w:val="c3"/>
        <w:rPr>
          <w:i/>
          <w:iCs/>
          <w:rPrChange w:id="265" w:author="Tran Dang" w:date="2024-12-22T20:57:00Z">
            <w:rPr/>
          </w:rPrChange>
        </w:rPr>
      </w:pPr>
      <w:bookmarkStart w:id="266" w:name="_Toc185793342"/>
      <w:bookmarkStart w:id="267" w:name="_Toc185793412"/>
      <w:bookmarkStart w:id="268" w:name="_Toc185793832"/>
      <w:r w:rsidRPr="001B424F">
        <w:rPr>
          <w:i/>
          <w:iCs/>
          <w:rPrChange w:id="269" w:author="Tran Dang" w:date="2024-12-22T20:57:00Z">
            <w:rPr/>
          </w:rPrChange>
        </w:rPr>
        <w:t>a. Ý nghĩa lý thuyết</w:t>
      </w:r>
      <w:bookmarkEnd w:id="266"/>
      <w:bookmarkEnd w:id="267"/>
      <w:bookmarkEnd w:id="268"/>
    </w:p>
    <w:p w14:paraId="2A698A80" w14:textId="77777777" w:rsidR="00F22385" w:rsidRPr="00F22385" w:rsidRDefault="00F22385" w:rsidP="0074411A">
      <w:pPr>
        <w:spacing w:after="120" w:line="312" w:lineRule="auto"/>
        <w:ind w:firstLine="720"/>
        <w:jc w:val="both"/>
        <w:rPr>
          <w:rFonts w:ascii="Times New Roman" w:hAnsi="Times New Roman" w:cs="Times New Roman"/>
          <w:color w:val="000000" w:themeColor="text1"/>
          <w:sz w:val="26"/>
          <w:szCs w:val="26"/>
        </w:rPr>
      </w:pPr>
      <w:r w:rsidRPr="00F22385">
        <w:rPr>
          <w:rFonts w:ascii="Times New Roman" w:hAnsi="Times New Roman" w:cs="Times New Roman"/>
          <w:color w:val="000000" w:themeColor="text1"/>
          <w:sz w:val="26"/>
          <w:szCs w:val="26"/>
        </w:rPr>
        <w:t xml:space="preserve">Củng cố và phát triển kiến thức chuyên ngành: </w:t>
      </w:r>
    </w:p>
    <w:p w14:paraId="2DF325EB" w14:textId="4933A88E" w:rsidR="00F22385" w:rsidRPr="00F22385" w:rsidRDefault="00F22385" w:rsidP="0074411A">
      <w:pPr>
        <w:spacing w:after="120" w:line="312" w:lineRule="auto"/>
        <w:ind w:firstLine="720"/>
        <w:jc w:val="both"/>
        <w:rPr>
          <w:rFonts w:ascii="Times New Roman" w:hAnsi="Times New Roman" w:cs="Times New Roman"/>
          <w:color w:val="000000" w:themeColor="text1"/>
          <w:sz w:val="26"/>
          <w:szCs w:val="26"/>
        </w:rPr>
      </w:pPr>
      <w:r w:rsidRPr="00F22385">
        <w:rPr>
          <w:rFonts w:ascii="Times New Roman" w:hAnsi="Times New Roman" w:cs="Times New Roman"/>
          <w:color w:val="000000" w:themeColor="text1"/>
          <w:sz w:val="26"/>
          <w:szCs w:val="26"/>
        </w:rPr>
        <w:t>Đề tài cung cấp cơ hội áp dụng các kiến thức lý thuyết về lập trình, cơ sở dữ liệu, và phát triển ứng dụng web vào thực tế.</w:t>
      </w:r>
    </w:p>
    <w:p w14:paraId="640284E8" w14:textId="49EAA11D" w:rsidR="00F22385" w:rsidRPr="00F22385" w:rsidRDefault="00F22385" w:rsidP="0074411A">
      <w:pPr>
        <w:spacing w:after="120" w:line="312" w:lineRule="auto"/>
        <w:ind w:firstLine="720"/>
        <w:jc w:val="both"/>
        <w:rPr>
          <w:rFonts w:ascii="Times New Roman" w:hAnsi="Times New Roman" w:cs="Times New Roman"/>
          <w:color w:val="000000" w:themeColor="text1"/>
          <w:sz w:val="26"/>
          <w:szCs w:val="26"/>
        </w:rPr>
      </w:pPr>
      <w:r w:rsidRPr="00F22385">
        <w:rPr>
          <w:rFonts w:ascii="Times New Roman" w:hAnsi="Times New Roman" w:cs="Times New Roman"/>
          <w:color w:val="000000" w:themeColor="text1"/>
          <w:sz w:val="26"/>
          <w:szCs w:val="26"/>
        </w:rPr>
        <w:lastRenderedPageBreak/>
        <w:t xml:space="preserve">Hệ thống sử dụng các công nghệ tiên tiến như React.js, </w:t>
      </w:r>
      <w:r>
        <w:rPr>
          <w:rFonts w:ascii="Times New Roman" w:hAnsi="Times New Roman" w:cs="Times New Roman"/>
          <w:color w:val="000000" w:themeColor="text1"/>
          <w:sz w:val="26"/>
          <w:szCs w:val="26"/>
        </w:rPr>
        <w:t>TaiwindCSS</w:t>
      </w:r>
      <w:r w:rsidRPr="00F22385">
        <w:rPr>
          <w:rFonts w:ascii="Times New Roman" w:hAnsi="Times New Roman" w:cs="Times New Roman"/>
          <w:color w:val="000000" w:themeColor="text1"/>
          <w:sz w:val="26"/>
          <w:szCs w:val="26"/>
        </w:rPr>
        <w:t>, C#</w:t>
      </w:r>
      <w:r>
        <w:rPr>
          <w:rFonts w:ascii="Times New Roman" w:hAnsi="Times New Roman" w:cs="Times New Roman"/>
          <w:color w:val="000000" w:themeColor="text1"/>
          <w:sz w:val="26"/>
          <w:szCs w:val="26"/>
        </w:rPr>
        <w:t xml:space="preserve"> ASP.NET Core Web API</w:t>
      </w:r>
      <w:r w:rsidRPr="00F22385">
        <w:rPr>
          <w:rFonts w:ascii="Times New Roman" w:hAnsi="Times New Roman" w:cs="Times New Roman"/>
          <w:color w:val="000000" w:themeColor="text1"/>
          <w:sz w:val="26"/>
          <w:szCs w:val="26"/>
        </w:rPr>
        <w:t>, qua đó giúp người thực hiện hiểu sâu hơn về cách thiết kế và triển khai một ứng dụng quản lý.</w:t>
      </w:r>
    </w:p>
    <w:p w14:paraId="4FB19EA2" w14:textId="5F2B2C66" w:rsidR="00F22385" w:rsidRPr="00F22385" w:rsidRDefault="00F22385" w:rsidP="0074411A">
      <w:pPr>
        <w:spacing w:after="120" w:line="312" w:lineRule="auto"/>
        <w:ind w:firstLine="720"/>
        <w:jc w:val="both"/>
        <w:rPr>
          <w:rFonts w:ascii="Times New Roman" w:hAnsi="Times New Roman" w:cs="Times New Roman"/>
          <w:color w:val="000000" w:themeColor="text1"/>
          <w:sz w:val="26"/>
          <w:szCs w:val="26"/>
        </w:rPr>
      </w:pPr>
      <w:r w:rsidRPr="00F22385">
        <w:rPr>
          <w:rFonts w:ascii="Times New Roman" w:hAnsi="Times New Roman" w:cs="Times New Roman"/>
          <w:color w:val="000000" w:themeColor="text1"/>
          <w:sz w:val="26"/>
          <w:szCs w:val="26"/>
        </w:rPr>
        <w:t xml:space="preserve">Ứng dụng lý thuyết </w:t>
      </w:r>
      <w:r>
        <w:rPr>
          <w:rFonts w:ascii="Times New Roman" w:hAnsi="Times New Roman" w:cs="Times New Roman"/>
          <w:color w:val="000000" w:themeColor="text1"/>
          <w:sz w:val="26"/>
          <w:szCs w:val="26"/>
        </w:rPr>
        <w:t xml:space="preserve">ôn luyện và </w:t>
      </w:r>
      <w:r w:rsidR="00AE5D49">
        <w:rPr>
          <w:rFonts w:ascii="Times New Roman" w:hAnsi="Times New Roman" w:cs="Times New Roman"/>
          <w:color w:val="000000" w:themeColor="text1"/>
          <w:sz w:val="26"/>
          <w:szCs w:val="26"/>
        </w:rPr>
        <w:t>đánh giá bài</w:t>
      </w:r>
      <w:r w:rsidRPr="00F22385">
        <w:rPr>
          <w:rFonts w:ascii="Times New Roman" w:hAnsi="Times New Roman" w:cs="Times New Roman"/>
          <w:color w:val="000000" w:themeColor="text1"/>
          <w:sz w:val="26"/>
          <w:szCs w:val="26"/>
        </w:rPr>
        <w:t xml:space="preserve"> vào công nghệ: Đề tài kết hợp các nguyên lý </w:t>
      </w:r>
      <w:r>
        <w:rPr>
          <w:rFonts w:ascii="Times New Roman" w:hAnsi="Times New Roman" w:cs="Times New Roman"/>
          <w:color w:val="000000" w:themeColor="text1"/>
          <w:sz w:val="26"/>
          <w:szCs w:val="26"/>
        </w:rPr>
        <w:t>ôn tập</w:t>
      </w:r>
      <w:r w:rsidR="00AE5D49">
        <w:rPr>
          <w:rFonts w:ascii="Times New Roman" w:hAnsi="Times New Roman" w:cs="Times New Roman"/>
          <w:color w:val="000000" w:themeColor="text1"/>
          <w:sz w:val="26"/>
          <w:szCs w:val="26"/>
        </w:rPr>
        <w:t xml:space="preserve"> và đánh giá bài một cách thủ công</w:t>
      </w:r>
      <w:r w:rsidRPr="00F22385">
        <w:rPr>
          <w:rFonts w:ascii="Times New Roman" w:hAnsi="Times New Roman" w:cs="Times New Roman"/>
          <w:color w:val="000000" w:themeColor="text1"/>
          <w:sz w:val="26"/>
          <w:szCs w:val="26"/>
        </w:rPr>
        <w:t xml:space="preserve"> </w:t>
      </w:r>
      <w:r w:rsidR="00AE5D49">
        <w:rPr>
          <w:rFonts w:ascii="Times New Roman" w:hAnsi="Times New Roman" w:cs="Times New Roman"/>
          <w:color w:val="000000" w:themeColor="text1"/>
          <w:sz w:val="26"/>
          <w:szCs w:val="26"/>
        </w:rPr>
        <w:t>vào</w:t>
      </w:r>
      <w:r w:rsidRPr="00F22385">
        <w:rPr>
          <w:rFonts w:ascii="Times New Roman" w:hAnsi="Times New Roman" w:cs="Times New Roman"/>
          <w:color w:val="000000" w:themeColor="text1"/>
          <w:sz w:val="26"/>
          <w:szCs w:val="26"/>
        </w:rPr>
        <w:t xml:space="preserve"> công nghệ thông tin, giúp</w:t>
      </w:r>
      <w:r w:rsidR="00AE5D49">
        <w:rPr>
          <w:rFonts w:ascii="Times New Roman" w:hAnsi="Times New Roman" w:cs="Times New Roman"/>
          <w:color w:val="000000" w:themeColor="text1"/>
          <w:sz w:val="26"/>
          <w:szCs w:val="26"/>
        </w:rPr>
        <w:t xml:space="preserve"> tối ưu</w:t>
      </w:r>
      <w:r w:rsidRPr="00F22385">
        <w:rPr>
          <w:rFonts w:ascii="Times New Roman" w:hAnsi="Times New Roman" w:cs="Times New Roman"/>
          <w:color w:val="000000" w:themeColor="text1"/>
          <w:sz w:val="26"/>
          <w:szCs w:val="26"/>
        </w:rPr>
        <w:t xml:space="preserve"> hóa các phương pháp </w:t>
      </w:r>
      <w:r w:rsidR="00AE5D49">
        <w:rPr>
          <w:rFonts w:ascii="Times New Roman" w:hAnsi="Times New Roman" w:cs="Times New Roman"/>
          <w:color w:val="000000" w:themeColor="text1"/>
          <w:sz w:val="26"/>
          <w:szCs w:val="26"/>
        </w:rPr>
        <w:t>thủ công thành tự động hóa thông qua công nghệ thông tin.</w:t>
      </w:r>
    </w:p>
    <w:p w14:paraId="6C1F8B55" w14:textId="4B2D2A64" w:rsidR="00F22385" w:rsidRPr="00F22385" w:rsidRDefault="00F22385" w:rsidP="0074411A">
      <w:pPr>
        <w:spacing w:after="120" w:line="312" w:lineRule="auto"/>
        <w:ind w:firstLine="720"/>
        <w:jc w:val="both"/>
        <w:rPr>
          <w:rFonts w:ascii="Times New Roman" w:hAnsi="Times New Roman" w:cs="Times New Roman"/>
          <w:color w:val="000000" w:themeColor="text1"/>
          <w:sz w:val="26"/>
          <w:szCs w:val="26"/>
        </w:rPr>
      </w:pPr>
      <w:r w:rsidRPr="00F22385">
        <w:rPr>
          <w:rFonts w:ascii="Times New Roman" w:hAnsi="Times New Roman" w:cs="Times New Roman"/>
          <w:color w:val="000000" w:themeColor="text1"/>
          <w:sz w:val="26"/>
          <w:szCs w:val="26"/>
        </w:rPr>
        <w:t xml:space="preserve">Tài liệu tham khảo cho các nghiên cứu tương lai: Hệ thống có thể được sử dụng làm tài liệu tham khảo, cung cấp hướng dẫn hoặc gợi ý cải tiến cho các dự án tương tự trong lĩnh vực </w:t>
      </w:r>
      <w:r w:rsidR="0074411A">
        <w:rPr>
          <w:rFonts w:ascii="Times New Roman" w:hAnsi="Times New Roman" w:cs="Times New Roman"/>
          <w:color w:val="000000" w:themeColor="text1"/>
          <w:sz w:val="26"/>
          <w:szCs w:val="26"/>
        </w:rPr>
        <w:t>ôn luyện và giải bài một cách trực tuyến.</w:t>
      </w:r>
    </w:p>
    <w:p w14:paraId="49007B3D" w14:textId="5DD63350" w:rsidR="001D0986" w:rsidRPr="001B424F" w:rsidRDefault="001D0986" w:rsidP="00A5040F">
      <w:pPr>
        <w:pStyle w:val="c3"/>
        <w:rPr>
          <w:i/>
          <w:iCs/>
          <w:rPrChange w:id="270" w:author="Tran Dang" w:date="2024-12-22T20:57:00Z">
            <w:rPr/>
          </w:rPrChange>
        </w:rPr>
      </w:pPr>
      <w:bookmarkStart w:id="271" w:name="_Toc185793343"/>
      <w:bookmarkStart w:id="272" w:name="_Toc185793413"/>
      <w:bookmarkStart w:id="273" w:name="_Toc185793833"/>
      <w:r w:rsidRPr="001B424F">
        <w:rPr>
          <w:i/>
          <w:iCs/>
          <w:rPrChange w:id="274" w:author="Tran Dang" w:date="2024-12-22T20:57:00Z">
            <w:rPr/>
          </w:rPrChange>
        </w:rPr>
        <w:t>b. Ý nghĩa thực tiễn</w:t>
      </w:r>
      <w:bookmarkEnd w:id="271"/>
      <w:bookmarkEnd w:id="272"/>
      <w:bookmarkEnd w:id="273"/>
    </w:p>
    <w:p w14:paraId="0377A436" w14:textId="77777777" w:rsidR="0074411A" w:rsidRPr="0074411A" w:rsidRDefault="0074411A" w:rsidP="00220103">
      <w:pPr>
        <w:spacing w:after="120" w:line="312" w:lineRule="auto"/>
        <w:ind w:firstLine="720"/>
        <w:jc w:val="both"/>
        <w:rPr>
          <w:rFonts w:ascii="Times New Roman" w:hAnsi="Times New Roman" w:cs="Times New Roman"/>
          <w:color w:val="000000" w:themeColor="text1"/>
          <w:sz w:val="26"/>
          <w:szCs w:val="26"/>
        </w:rPr>
      </w:pPr>
      <w:r w:rsidRPr="0074411A">
        <w:rPr>
          <w:rFonts w:ascii="Times New Roman" w:hAnsi="Times New Roman" w:cs="Times New Roman"/>
          <w:color w:val="000000" w:themeColor="text1"/>
          <w:sz w:val="26"/>
          <w:szCs w:val="26"/>
        </w:rPr>
        <w:t>Cung cấp các bài tập thực hành và đề thi mẫu, giúp sinh viên làm quen với định dạng và yêu cầu của các kỳ thi.</w:t>
      </w:r>
    </w:p>
    <w:p w14:paraId="1FE35355" w14:textId="6F35A3C6" w:rsidR="0074411A" w:rsidRDefault="0074411A" w:rsidP="00220103">
      <w:pPr>
        <w:spacing w:after="120" w:line="312" w:lineRule="auto"/>
        <w:ind w:firstLine="720"/>
        <w:jc w:val="both"/>
        <w:rPr>
          <w:rFonts w:ascii="Times New Roman" w:hAnsi="Times New Roman" w:cs="Times New Roman"/>
          <w:color w:val="000000" w:themeColor="text1"/>
          <w:sz w:val="26"/>
          <w:szCs w:val="26"/>
        </w:rPr>
      </w:pPr>
      <w:r w:rsidRPr="0074411A">
        <w:rPr>
          <w:rFonts w:ascii="Times New Roman" w:hAnsi="Times New Roman" w:cs="Times New Roman"/>
          <w:color w:val="000000" w:themeColor="text1"/>
          <w:sz w:val="26"/>
          <w:szCs w:val="26"/>
        </w:rPr>
        <w:t xml:space="preserve">Giúp sinh viên rèn luyện kỹ năng giải quyết vấn đề và tư duy </w:t>
      </w:r>
      <w:r>
        <w:rPr>
          <w:rFonts w:ascii="Times New Roman" w:hAnsi="Times New Roman" w:cs="Times New Roman"/>
          <w:color w:val="000000" w:themeColor="text1"/>
          <w:sz w:val="26"/>
          <w:szCs w:val="26"/>
        </w:rPr>
        <w:t>thuật toán</w:t>
      </w:r>
      <w:r w:rsidRPr="0074411A">
        <w:rPr>
          <w:rFonts w:ascii="Times New Roman" w:hAnsi="Times New Roman" w:cs="Times New Roman"/>
          <w:color w:val="000000" w:themeColor="text1"/>
          <w:sz w:val="26"/>
          <w:szCs w:val="26"/>
        </w:rPr>
        <w:t xml:space="preserve"> thông qua các </w:t>
      </w:r>
      <w:r>
        <w:rPr>
          <w:rFonts w:ascii="Times New Roman" w:hAnsi="Times New Roman" w:cs="Times New Roman"/>
          <w:color w:val="000000" w:themeColor="text1"/>
          <w:sz w:val="26"/>
          <w:szCs w:val="26"/>
        </w:rPr>
        <w:t>bài tập.</w:t>
      </w:r>
    </w:p>
    <w:p w14:paraId="19DD38FF" w14:textId="6DA5A4F9" w:rsidR="0074411A" w:rsidRPr="0074411A" w:rsidRDefault="00E5080F" w:rsidP="00220103">
      <w:pPr>
        <w:spacing w:after="120" w:line="312" w:lineRule="auto"/>
        <w:ind w:firstLine="720"/>
        <w:jc w:val="both"/>
        <w:rPr>
          <w:rFonts w:ascii="Times New Roman" w:hAnsi="Times New Roman" w:cs="Times New Roman"/>
          <w:color w:val="000000" w:themeColor="text1"/>
          <w:sz w:val="26"/>
          <w:szCs w:val="26"/>
        </w:rPr>
      </w:pPr>
      <w:ins w:id="275" w:author="UyenMinh" w:date="2024-12-22T18:38:00Z">
        <w:r>
          <w:rPr>
            <w:rFonts w:ascii="Times New Roman" w:hAnsi="Times New Roman" w:cs="Times New Roman"/>
            <w:color w:val="000000" w:themeColor="text1"/>
            <w:sz w:val="26"/>
            <w:szCs w:val="26"/>
          </w:rPr>
          <w:t>Là công cụ hỗ trợ cho sinh viên học tập, t</w:t>
        </w:r>
      </w:ins>
      <w:del w:id="276" w:author="UyenMinh" w:date="2024-12-22T18:38:00Z">
        <w:r w:rsidR="0074411A" w:rsidRPr="0074411A" w:rsidDel="00E5080F">
          <w:rPr>
            <w:rFonts w:ascii="Times New Roman" w:hAnsi="Times New Roman" w:cs="Times New Roman"/>
            <w:color w:val="000000" w:themeColor="text1"/>
            <w:sz w:val="26"/>
            <w:szCs w:val="26"/>
          </w:rPr>
          <w:delText>T</w:delText>
        </w:r>
      </w:del>
      <w:r w:rsidR="0074411A" w:rsidRPr="0074411A">
        <w:rPr>
          <w:rFonts w:ascii="Times New Roman" w:hAnsi="Times New Roman" w:cs="Times New Roman"/>
          <w:color w:val="000000" w:themeColor="text1"/>
          <w:sz w:val="26"/>
          <w:szCs w:val="26"/>
        </w:rPr>
        <w:t>ham gia các cuộc thi như Olympic Tin học Sinh viên</w:t>
      </w:r>
      <w:ins w:id="277" w:author="UyenMinh" w:date="2024-12-22T18:38:00Z">
        <w:r>
          <w:rPr>
            <w:rFonts w:ascii="Times New Roman" w:hAnsi="Times New Roman" w:cs="Times New Roman"/>
            <w:color w:val="000000" w:themeColor="text1"/>
            <w:sz w:val="26"/>
            <w:szCs w:val="26"/>
          </w:rPr>
          <w:t>, từ đó</w:t>
        </w:r>
      </w:ins>
      <w:r w:rsidR="0074411A" w:rsidRPr="0074411A">
        <w:rPr>
          <w:rFonts w:ascii="Times New Roman" w:hAnsi="Times New Roman" w:cs="Times New Roman"/>
          <w:color w:val="000000" w:themeColor="text1"/>
          <w:sz w:val="26"/>
          <w:szCs w:val="26"/>
        </w:rPr>
        <w:t xml:space="preserve"> có thể mở ra nhiều cơ hội nghề nghiệp cho sinh viên.</w:t>
      </w:r>
    </w:p>
    <w:p w14:paraId="23538D18" w14:textId="575886B1" w:rsidR="0074411A" w:rsidRPr="0074411A" w:rsidRDefault="0074411A" w:rsidP="00220103">
      <w:pPr>
        <w:spacing w:after="120" w:line="312" w:lineRule="auto"/>
        <w:ind w:firstLine="720"/>
        <w:jc w:val="both"/>
        <w:rPr>
          <w:rFonts w:ascii="Times New Roman" w:hAnsi="Times New Roman" w:cs="Times New Roman"/>
          <w:color w:val="000000" w:themeColor="text1"/>
          <w:sz w:val="26"/>
          <w:szCs w:val="26"/>
        </w:rPr>
      </w:pPr>
      <w:r w:rsidRPr="0074411A">
        <w:rPr>
          <w:rFonts w:ascii="Times New Roman" w:hAnsi="Times New Roman" w:cs="Times New Roman"/>
          <w:color w:val="000000" w:themeColor="text1"/>
          <w:sz w:val="26"/>
          <w:szCs w:val="26"/>
        </w:rPr>
        <w:t>Nâng cao giá trị hồ sơ cá nhân khi ứng tuyển vào các vị trí liên quan đến công nghệ thông tin.</w:t>
      </w:r>
    </w:p>
    <w:p w14:paraId="74E537FE" w14:textId="565CD020" w:rsidR="0094079C" w:rsidRPr="00B97D89" w:rsidRDefault="0094079C" w:rsidP="00A5040F">
      <w:pPr>
        <w:pStyle w:val="c2"/>
      </w:pPr>
      <w:bookmarkStart w:id="278" w:name="_Toc185793344"/>
      <w:bookmarkStart w:id="279" w:name="_Toc185793414"/>
      <w:bookmarkStart w:id="280" w:name="_Toc185793834"/>
      <w:r w:rsidRPr="00B97D89">
        <w:t>3. Mục tiêu của đề tài</w:t>
      </w:r>
      <w:bookmarkEnd w:id="278"/>
      <w:bookmarkEnd w:id="279"/>
      <w:bookmarkEnd w:id="280"/>
    </w:p>
    <w:p w14:paraId="41A9499F" w14:textId="218DA573" w:rsidR="00B97D89" w:rsidRDefault="00B97D89" w:rsidP="00B97D89">
      <w:pPr>
        <w:spacing w:after="120" w:line="312" w:lineRule="auto"/>
        <w:ind w:firstLine="720"/>
        <w:jc w:val="both"/>
        <w:rPr>
          <w:rFonts w:ascii="Times New Roman" w:hAnsi="Times New Roman" w:cs="Times New Roman"/>
          <w:sz w:val="26"/>
          <w:szCs w:val="26"/>
        </w:rPr>
      </w:pPr>
      <w:r w:rsidRPr="00B97D89">
        <w:rPr>
          <w:rFonts w:ascii="Times New Roman" w:hAnsi="Times New Roman" w:cs="Times New Roman"/>
          <w:sz w:val="26"/>
          <w:szCs w:val="26"/>
        </w:rPr>
        <w:t xml:space="preserve">Xây dựng website hỗ trợ ôn thi Olympic Tin học sinh viên tại Khoa Công nghệ </w:t>
      </w:r>
      <w:del w:id="281" w:author="UyenMinh" w:date="2024-12-22T18:39:00Z">
        <w:r w:rsidRPr="00B97D89" w:rsidDel="00740B15">
          <w:rPr>
            <w:rFonts w:ascii="Times New Roman" w:hAnsi="Times New Roman" w:cs="Times New Roman"/>
            <w:sz w:val="26"/>
            <w:szCs w:val="26"/>
          </w:rPr>
          <w:delText xml:space="preserve">số </w:delText>
        </w:r>
      </w:del>
      <w:r w:rsidRPr="00B97D89">
        <w:rPr>
          <w:rFonts w:ascii="Times New Roman" w:hAnsi="Times New Roman" w:cs="Times New Roman"/>
          <w:sz w:val="26"/>
          <w:szCs w:val="26"/>
        </w:rPr>
        <w:t>và Kỹ thuật, trường Đại học Đồng Tháp.</w:t>
      </w:r>
    </w:p>
    <w:p w14:paraId="1F5C0290" w14:textId="4E220540" w:rsidR="0094079C" w:rsidRDefault="0094079C" w:rsidP="00A5040F">
      <w:pPr>
        <w:pStyle w:val="c2"/>
      </w:pPr>
      <w:bookmarkStart w:id="282" w:name="_Toc185793345"/>
      <w:bookmarkStart w:id="283" w:name="_Toc185793415"/>
      <w:bookmarkStart w:id="284" w:name="_Toc185793835"/>
      <w:r w:rsidRPr="00B97D89">
        <w:t>4. Phạm vi của đề tài</w:t>
      </w:r>
      <w:bookmarkEnd w:id="282"/>
      <w:bookmarkEnd w:id="283"/>
      <w:bookmarkEnd w:id="284"/>
    </w:p>
    <w:p w14:paraId="0A3036EE" w14:textId="70CD7D5D" w:rsidR="00B97D89" w:rsidRPr="00B97D89" w:rsidRDefault="00B97D89" w:rsidP="00B97D89">
      <w:pPr>
        <w:spacing w:after="120" w:line="312" w:lineRule="auto"/>
        <w:ind w:firstLine="720"/>
        <w:jc w:val="both"/>
        <w:rPr>
          <w:rFonts w:ascii="Times New Roman" w:hAnsi="Times New Roman" w:cs="Times New Roman"/>
          <w:sz w:val="26"/>
          <w:szCs w:val="26"/>
        </w:rPr>
      </w:pPr>
      <w:r w:rsidRPr="00B97D89">
        <w:rPr>
          <w:rFonts w:ascii="Times New Roman" w:hAnsi="Times New Roman" w:cs="Times New Roman"/>
          <w:sz w:val="26"/>
          <w:szCs w:val="26"/>
        </w:rPr>
        <w:t>Hỗ trợ quản lý hoạt động ôn thi Olympic Tin học tại Khoa Công nghệ</w:t>
      </w:r>
      <w:del w:id="285" w:author="UyenMinh" w:date="2024-12-22T18:39:00Z">
        <w:r w:rsidRPr="00B97D89" w:rsidDel="00740B15">
          <w:rPr>
            <w:rFonts w:ascii="Times New Roman" w:hAnsi="Times New Roman" w:cs="Times New Roman"/>
            <w:sz w:val="26"/>
            <w:szCs w:val="26"/>
          </w:rPr>
          <w:delText xml:space="preserve"> số</w:delText>
        </w:r>
      </w:del>
      <w:r w:rsidRPr="00B97D89">
        <w:rPr>
          <w:rFonts w:ascii="Times New Roman" w:hAnsi="Times New Roman" w:cs="Times New Roman"/>
          <w:sz w:val="26"/>
          <w:szCs w:val="26"/>
        </w:rPr>
        <w:t xml:space="preserve"> và Kỹ thuật tại Trường Đại học Đồng Tháp.</w:t>
      </w:r>
    </w:p>
    <w:p w14:paraId="3CA713EA" w14:textId="1B3BF96F" w:rsidR="0094079C" w:rsidRPr="00B97D89" w:rsidRDefault="0094079C" w:rsidP="00A5040F">
      <w:pPr>
        <w:pStyle w:val="c2"/>
      </w:pPr>
      <w:bookmarkStart w:id="286" w:name="_Toc185793346"/>
      <w:bookmarkStart w:id="287" w:name="_Toc185793416"/>
      <w:bookmarkStart w:id="288" w:name="_Toc185793836"/>
      <w:r w:rsidRPr="00B97D89">
        <w:t>5. Các phương pháp nghiên cứu</w:t>
      </w:r>
      <w:bookmarkEnd w:id="286"/>
      <w:bookmarkEnd w:id="287"/>
      <w:bookmarkEnd w:id="288"/>
    </w:p>
    <w:p w14:paraId="3F7C8AB9" w14:textId="455B7B32" w:rsidR="0094079C" w:rsidRPr="001B424F" w:rsidRDefault="0094079C" w:rsidP="00A5040F">
      <w:pPr>
        <w:pStyle w:val="c3"/>
        <w:rPr>
          <w:i/>
          <w:iCs/>
          <w:rPrChange w:id="289" w:author="Tran Dang" w:date="2024-12-22T20:57:00Z">
            <w:rPr/>
          </w:rPrChange>
        </w:rPr>
      </w:pPr>
      <w:bookmarkStart w:id="290" w:name="_Toc185793347"/>
      <w:bookmarkStart w:id="291" w:name="_Toc185793417"/>
      <w:bookmarkStart w:id="292" w:name="_Toc185793837"/>
      <w:r w:rsidRPr="001B424F">
        <w:rPr>
          <w:i/>
          <w:iCs/>
          <w:rPrChange w:id="293" w:author="Tran Dang" w:date="2024-12-22T20:57:00Z">
            <w:rPr/>
          </w:rPrChange>
        </w:rPr>
        <w:t>a. Phương pháp nghiên cứu lý thuyết</w:t>
      </w:r>
      <w:bookmarkEnd w:id="290"/>
      <w:bookmarkEnd w:id="291"/>
      <w:bookmarkEnd w:id="292"/>
    </w:p>
    <w:p w14:paraId="619218FC" w14:textId="00BCDC86" w:rsidR="00B97D89" w:rsidRDefault="00B97D89" w:rsidP="00B97D89">
      <w:pPr>
        <w:spacing w:after="120" w:line="312" w:lineRule="auto"/>
        <w:ind w:firstLine="720"/>
        <w:jc w:val="both"/>
        <w:rPr>
          <w:rFonts w:ascii="Times New Roman" w:hAnsi="Times New Roman" w:cs="Times New Roman"/>
          <w:sz w:val="26"/>
          <w:szCs w:val="26"/>
        </w:rPr>
      </w:pPr>
      <w:r w:rsidRPr="00B97D89">
        <w:rPr>
          <w:rFonts w:ascii="Times New Roman" w:hAnsi="Times New Roman" w:cs="Times New Roman"/>
          <w:sz w:val="26"/>
          <w:szCs w:val="26"/>
        </w:rPr>
        <w:t>Phân tích và tổng hợp lý thuyết: Tìm hiểu cơ sở lý thuyết về các công nghệ và quy trình, công cụ để xây dựng Website. Tìm hiểu các dạng đề thi, bài tập mẫu của các cuộc thi, phương pháp và quy trình đánh giá trực tuyến bài ôn thi Olympic Tin học. Thu thập dữ liệu: Thu thập hệ thống bài tập mẫu và bộ kiểm thử hỗ trợ cho việc đánh giá bài tập.</w:t>
      </w:r>
    </w:p>
    <w:p w14:paraId="31DE3B1A" w14:textId="792CA20A" w:rsidR="0094079C" w:rsidRPr="001B424F" w:rsidRDefault="0094079C" w:rsidP="00A5040F">
      <w:pPr>
        <w:pStyle w:val="c3"/>
        <w:rPr>
          <w:i/>
          <w:iCs/>
          <w:rPrChange w:id="294" w:author="Tran Dang" w:date="2024-12-22T20:57:00Z">
            <w:rPr/>
          </w:rPrChange>
        </w:rPr>
      </w:pPr>
      <w:bookmarkStart w:id="295" w:name="_Toc185793348"/>
      <w:bookmarkStart w:id="296" w:name="_Toc185793418"/>
      <w:bookmarkStart w:id="297" w:name="_Toc185793838"/>
      <w:r w:rsidRPr="001B424F">
        <w:rPr>
          <w:i/>
          <w:iCs/>
          <w:rPrChange w:id="298" w:author="Tran Dang" w:date="2024-12-22T20:57:00Z">
            <w:rPr/>
          </w:rPrChange>
        </w:rPr>
        <w:t>b. Phương pháp nghiên cứu thực tiễn</w:t>
      </w:r>
      <w:bookmarkEnd w:id="295"/>
      <w:bookmarkEnd w:id="296"/>
      <w:bookmarkEnd w:id="297"/>
    </w:p>
    <w:p w14:paraId="40515172" w14:textId="33ABB625" w:rsidR="00B97D89" w:rsidRPr="00B97D89" w:rsidRDefault="00B97D89" w:rsidP="00B97D89">
      <w:pPr>
        <w:spacing w:after="120" w:line="312" w:lineRule="auto"/>
        <w:ind w:firstLine="720"/>
        <w:jc w:val="both"/>
        <w:rPr>
          <w:rFonts w:ascii="Times New Roman" w:hAnsi="Times New Roman" w:cs="Times New Roman"/>
          <w:sz w:val="26"/>
          <w:szCs w:val="26"/>
        </w:rPr>
      </w:pPr>
      <w:r w:rsidRPr="00B97D89">
        <w:rPr>
          <w:rFonts w:ascii="Times New Roman" w:hAnsi="Times New Roman" w:cs="Times New Roman"/>
          <w:sz w:val="26"/>
          <w:szCs w:val="26"/>
        </w:rPr>
        <w:lastRenderedPageBreak/>
        <w:t>Phương pháp thực nghiệm: vận dụng các công nghệ để tiến hành xây dựng website cùng với hệ thống bài tập mẫu thu thập được, thực nghiệm chấm bài và đánh giá kết quả thu được.</w:t>
      </w:r>
    </w:p>
    <w:p w14:paraId="369E1037" w14:textId="706071FE" w:rsidR="00B97D89" w:rsidRDefault="00130DF7" w:rsidP="00A5040F">
      <w:pPr>
        <w:pStyle w:val="c2"/>
      </w:pPr>
      <w:bookmarkStart w:id="299" w:name="_Toc185793349"/>
      <w:bookmarkStart w:id="300" w:name="_Toc185793419"/>
      <w:bookmarkStart w:id="301" w:name="_Toc185793839"/>
      <w:r w:rsidRPr="00B97D89">
        <w:t>6. Kế hoạch thực hiện đề tài</w:t>
      </w:r>
      <w:bookmarkEnd w:id="299"/>
      <w:bookmarkEnd w:id="300"/>
      <w:bookmarkEnd w:id="301"/>
    </w:p>
    <w:tbl>
      <w:tblPr>
        <w:tblStyle w:val="TableGrid"/>
        <w:tblW w:w="5000" w:type="pct"/>
        <w:tblLook w:val="04A0" w:firstRow="1" w:lastRow="0" w:firstColumn="1" w:lastColumn="0" w:noHBand="0" w:noVBand="1"/>
        <w:tblPrChange w:id="302" w:author="UyenMinh" w:date="2024-12-22T18:45:00Z">
          <w:tblPr>
            <w:tblStyle w:val="TableGrid"/>
            <w:tblW w:w="0" w:type="auto"/>
            <w:tblLook w:val="04A0" w:firstRow="1" w:lastRow="0" w:firstColumn="1" w:lastColumn="0" w:noHBand="0" w:noVBand="1"/>
          </w:tblPr>
        </w:tblPrChange>
      </w:tblPr>
      <w:tblGrid>
        <w:gridCol w:w="1505"/>
        <w:gridCol w:w="3328"/>
        <w:gridCol w:w="1397"/>
        <w:gridCol w:w="1561"/>
        <w:gridCol w:w="1273"/>
        <w:tblGridChange w:id="303">
          <w:tblGrid>
            <w:gridCol w:w="1812"/>
            <w:gridCol w:w="1813"/>
            <w:gridCol w:w="1813"/>
            <w:gridCol w:w="1813"/>
            <w:gridCol w:w="1813"/>
          </w:tblGrid>
        </w:tblGridChange>
      </w:tblGrid>
      <w:tr w:rsidR="00C22A04" w14:paraId="47E1A5CC" w14:textId="77777777" w:rsidTr="00D86AF1">
        <w:tc>
          <w:tcPr>
            <w:tcW w:w="1129" w:type="dxa"/>
            <w:vAlign w:val="center"/>
            <w:tcPrChange w:id="304" w:author="UyenMinh" w:date="2024-12-22T18:45:00Z">
              <w:tcPr>
                <w:tcW w:w="1812" w:type="dxa"/>
                <w:vAlign w:val="center"/>
              </w:tcPr>
            </w:tcPrChange>
          </w:tcPr>
          <w:p w14:paraId="08DEB7DA" w14:textId="23EE9861" w:rsidR="00C22A04" w:rsidRDefault="00C22A04" w:rsidP="00C22A04">
            <w:pPr>
              <w:spacing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496" w:type="dxa"/>
            <w:vAlign w:val="center"/>
            <w:tcPrChange w:id="305" w:author="UyenMinh" w:date="2024-12-22T18:45:00Z">
              <w:tcPr>
                <w:tcW w:w="1813" w:type="dxa"/>
                <w:vAlign w:val="center"/>
              </w:tcPr>
            </w:tcPrChange>
          </w:tcPr>
          <w:p w14:paraId="633FD8FF" w14:textId="15886616" w:rsidR="00C22A04" w:rsidRDefault="00C22A04" w:rsidP="00C22A04">
            <w:pPr>
              <w:spacing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Các nội dung, công việc thực hiện</w:t>
            </w:r>
          </w:p>
        </w:tc>
        <w:tc>
          <w:tcPr>
            <w:tcW w:w="1048" w:type="dxa"/>
            <w:vAlign w:val="center"/>
            <w:tcPrChange w:id="306" w:author="UyenMinh" w:date="2024-12-22T18:45:00Z">
              <w:tcPr>
                <w:tcW w:w="1813" w:type="dxa"/>
                <w:vAlign w:val="center"/>
              </w:tcPr>
            </w:tcPrChange>
          </w:tcPr>
          <w:p w14:paraId="23748E52" w14:textId="271D9AA2" w:rsidR="00C22A04" w:rsidRDefault="00C22A04" w:rsidP="00C22A04">
            <w:pPr>
              <w:spacing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Sản phẩm</w:t>
            </w:r>
          </w:p>
        </w:tc>
        <w:tc>
          <w:tcPr>
            <w:tcW w:w="861" w:type="pct"/>
            <w:vAlign w:val="center"/>
            <w:tcPrChange w:id="307" w:author="UyenMinh" w:date="2024-12-22T18:45:00Z">
              <w:tcPr>
                <w:tcW w:w="1813" w:type="dxa"/>
                <w:vAlign w:val="center"/>
              </w:tcPr>
            </w:tcPrChange>
          </w:tcPr>
          <w:p w14:paraId="4984B7E8" w14:textId="4243D029" w:rsidR="00C22A04" w:rsidRDefault="00C22A04" w:rsidP="00C22A04">
            <w:pPr>
              <w:spacing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Thời gian</w:t>
            </w:r>
          </w:p>
        </w:tc>
        <w:tc>
          <w:tcPr>
            <w:tcW w:w="702" w:type="pct"/>
            <w:vAlign w:val="center"/>
            <w:tcPrChange w:id="308" w:author="UyenMinh" w:date="2024-12-22T18:45:00Z">
              <w:tcPr>
                <w:tcW w:w="1813" w:type="dxa"/>
                <w:vAlign w:val="center"/>
              </w:tcPr>
            </w:tcPrChange>
          </w:tcPr>
          <w:p w14:paraId="03900A23" w14:textId="3EC63963" w:rsidR="00C22A04" w:rsidRDefault="00C22A04" w:rsidP="00C22A04">
            <w:pPr>
              <w:spacing w:after="120" w:line="312" w:lineRule="auto"/>
              <w:jc w:val="center"/>
              <w:rPr>
                <w:rFonts w:ascii="Times New Roman" w:hAnsi="Times New Roman" w:cs="Times New Roman"/>
                <w:b/>
                <w:bCs/>
                <w:sz w:val="26"/>
                <w:szCs w:val="26"/>
              </w:rPr>
            </w:pPr>
            <w:r>
              <w:rPr>
                <w:rFonts w:ascii="Times New Roman" w:hAnsi="Times New Roman" w:cs="Times New Roman"/>
                <w:b/>
                <w:bCs/>
                <w:sz w:val="26"/>
                <w:szCs w:val="26"/>
              </w:rPr>
              <w:t>Người thực hiện</w:t>
            </w:r>
          </w:p>
        </w:tc>
      </w:tr>
      <w:tr w:rsidR="00C22A04" w14:paraId="0F003449" w14:textId="77777777" w:rsidTr="00D86AF1">
        <w:tc>
          <w:tcPr>
            <w:tcW w:w="1129" w:type="dxa"/>
            <w:vAlign w:val="center"/>
            <w:tcPrChange w:id="309" w:author="UyenMinh" w:date="2024-12-22T18:45:00Z">
              <w:tcPr>
                <w:tcW w:w="1812" w:type="dxa"/>
                <w:vAlign w:val="center"/>
              </w:tcPr>
            </w:tcPrChange>
          </w:tcPr>
          <w:p w14:paraId="3A27327A" w14:textId="566E6D46" w:rsidR="00C22A04" w:rsidRPr="00C22A04" w:rsidRDefault="00C22A04" w:rsidP="00C22A04">
            <w:pPr>
              <w:spacing w:after="120" w:line="312"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496" w:type="dxa"/>
            <w:vAlign w:val="center"/>
            <w:tcPrChange w:id="310" w:author="UyenMinh" w:date="2024-12-22T18:45:00Z">
              <w:tcPr>
                <w:tcW w:w="1813" w:type="dxa"/>
                <w:vAlign w:val="center"/>
              </w:tcPr>
            </w:tcPrChange>
          </w:tcPr>
          <w:p w14:paraId="0CC8492A" w14:textId="0927D85E"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Tìm hiểu cơ sở lý thuyết về các công nghệ và quy trình, công cụ để xây dựng Website, phương pháp đánh giá trực tuyến bài ôn thi Olympic Tin học.</w:t>
            </w:r>
          </w:p>
        </w:tc>
        <w:tc>
          <w:tcPr>
            <w:tcW w:w="1048" w:type="dxa"/>
            <w:vAlign w:val="center"/>
            <w:tcPrChange w:id="311" w:author="UyenMinh" w:date="2024-12-22T18:45:00Z">
              <w:tcPr>
                <w:tcW w:w="1813" w:type="dxa"/>
                <w:vAlign w:val="center"/>
              </w:tcPr>
            </w:tcPrChange>
          </w:tcPr>
          <w:p w14:paraId="7AAB97BC" w14:textId="7AD0C2B1"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Bài báo cáo (10 – 20 trang)</w:t>
            </w:r>
          </w:p>
        </w:tc>
        <w:tc>
          <w:tcPr>
            <w:tcW w:w="861" w:type="pct"/>
            <w:vAlign w:val="center"/>
            <w:tcPrChange w:id="312" w:author="UyenMinh" w:date="2024-12-22T18:45:00Z">
              <w:tcPr>
                <w:tcW w:w="1813" w:type="dxa"/>
                <w:vAlign w:val="center"/>
              </w:tcPr>
            </w:tcPrChange>
          </w:tcPr>
          <w:p w14:paraId="23E91271" w14:textId="5A0593D7"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1/7/2024 - 30/9/2024</w:t>
            </w:r>
          </w:p>
        </w:tc>
        <w:tc>
          <w:tcPr>
            <w:tcW w:w="702" w:type="pct"/>
            <w:vMerge w:val="restart"/>
            <w:vAlign w:val="center"/>
            <w:tcPrChange w:id="313" w:author="UyenMinh" w:date="2024-12-22T18:45:00Z">
              <w:tcPr>
                <w:tcW w:w="1813" w:type="dxa"/>
                <w:vMerge w:val="restart"/>
                <w:vAlign w:val="center"/>
              </w:tcPr>
            </w:tcPrChange>
          </w:tcPr>
          <w:p w14:paraId="3F75385E" w14:textId="00BBAFCD" w:rsidR="00C22A04" w:rsidRPr="00C22A04" w:rsidRDefault="00C22A04" w:rsidP="00C22A04">
            <w:pPr>
              <w:spacing w:after="120" w:line="312" w:lineRule="auto"/>
              <w:jc w:val="center"/>
              <w:rPr>
                <w:rFonts w:ascii="Times New Roman" w:hAnsi="Times New Roman" w:cs="Times New Roman"/>
                <w:sz w:val="26"/>
                <w:szCs w:val="26"/>
              </w:rPr>
            </w:pPr>
            <w:r>
              <w:rPr>
                <w:rFonts w:ascii="Times New Roman" w:hAnsi="Times New Roman" w:cs="Times New Roman"/>
                <w:sz w:val="26"/>
                <w:szCs w:val="26"/>
              </w:rPr>
              <w:t>Trần Duy Đăng</w:t>
            </w:r>
          </w:p>
        </w:tc>
      </w:tr>
      <w:tr w:rsidR="00C22A04" w14:paraId="22F337AE" w14:textId="77777777" w:rsidTr="00D86AF1">
        <w:tc>
          <w:tcPr>
            <w:tcW w:w="1129" w:type="dxa"/>
            <w:vAlign w:val="center"/>
            <w:tcPrChange w:id="314" w:author="UyenMinh" w:date="2024-12-22T18:45:00Z">
              <w:tcPr>
                <w:tcW w:w="1812" w:type="dxa"/>
                <w:vAlign w:val="center"/>
              </w:tcPr>
            </w:tcPrChange>
          </w:tcPr>
          <w:p w14:paraId="6D773754" w14:textId="3B540AB6" w:rsidR="00C22A04" w:rsidRPr="00C22A04" w:rsidRDefault="00C22A04" w:rsidP="00C22A04">
            <w:pPr>
              <w:spacing w:after="120" w:line="312"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96" w:type="dxa"/>
            <w:vAlign w:val="center"/>
            <w:tcPrChange w:id="315" w:author="UyenMinh" w:date="2024-12-22T18:45:00Z">
              <w:tcPr>
                <w:tcW w:w="1813" w:type="dxa"/>
                <w:vAlign w:val="center"/>
              </w:tcPr>
            </w:tcPrChange>
          </w:tcPr>
          <w:p w14:paraId="11928163" w14:textId="3C6FB0B0"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Thu thập hệ thống bài tập mẫu và bộ kiểm thử hỗ trợ cho việc đánh giá bài tập.</w:t>
            </w:r>
          </w:p>
        </w:tc>
        <w:tc>
          <w:tcPr>
            <w:tcW w:w="1048" w:type="dxa"/>
            <w:vAlign w:val="center"/>
            <w:tcPrChange w:id="316" w:author="UyenMinh" w:date="2024-12-22T18:45:00Z">
              <w:tcPr>
                <w:tcW w:w="1813" w:type="dxa"/>
                <w:vAlign w:val="center"/>
              </w:tcPr>
            </w:tcPrChange>
          </w:tcPr>
          <w:p w14:paraId="3C7A6DC9" w14:textId="740E49E3"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Bài báo cáo (5 – 15 trang)</w:t>
            </w:r>
          </w:p>
        </w:tc>
        <w:tc>
          <w:tcPr>
            <w:tcW w:w="861" w:type="pct"/>
            <w:vAlign w:val="center"/>
            <w:tcPrChange w:id="317" w:author="UyenMinh" w:date="2024-12-22T18:45:00Z">
              <w:tcPr>
                <w:tcW w:w="1813" w:type="dxa"/>
                <w:vAlign w:val="center"/>
              </w:tcPr>
            </w:tcPrChange>
          </w:tcPr>
          <w:p w14:paraId="3FD2820D" w14:textId="5F61CB2C"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1/10/2024 - 30/12/2024</w:t>
            </w:r>
          </w:p>
        </w:tc>
        <w:tc>
          <w:tcPr>
            <w:tcW w:w="702" w:type="pct"/>
            <w:vMerge/>
            <w:vAlign w:val="center"/>
            <w:tcPrChange w:id="318" w:author="UyenMinh" w:date="2024-12-22T18:45:00Z">
              <w:tcPr>
                <w:tcW w:w="1813" w:type="dxa"/>
                <w:vMerge/>
                <w:vAlign w:val="center"/>
              </w:tcPr>
            </w:tcPrChange>
          </w:tcPr>
          <w:p w14:paraId="09D3F1E3" w14:textId="77777777" w:rsidR="00C22A04" w:rsidRPr="00C22A04" w:rsidRDefault="00C22A04" w:rsidP="00C22A04">
            <w:pPr>
              <w:spacing w:after="120" w:line="312" w:lineRule="auto"/>
              <w:jc w:val="center"/>
              <w:rPr>
                <w:rFonts w:ascii="Times New Roman" w:hAnsi="Times New Roman" w:cs="Times New Roman"/>
                <w:sz w:val="26"/>
                <w:szCs w:val="26"/>
              </w:rPr>
            </w:pPr>
          </w:p>
        </w:tc>
      </w:tr>
      <w:tr w:rsidR="00C22A04" w14:paraId="7D31B70E" w14:textId="77777777" w:rsidTr="00D86AF1">
        <w:tc>
          <w:tcPr>
            <w:tcW w:w="1129" w:type="dxa"/>
            <w:vAlign w:val="center"/>
            <w:tcPrChange w:id="319" w:author="UyenMinh" w:date="2024-12-22T18:45:00Z">
              <w:tcPr>
                <w:tcW w:w="1812" w:type="dxa"/>
                <w:vAlign w:val="center"/>
              </w:tcPr>
            </w:tcPrChange>
          </w:tcPr>
          <w:p w14:paraId="0174B872" w14:textId="24902B7D" w:rsidR="00C22A04" w:rsidRPr="00C22A04" w:rsidRDefault="00C22A04" w:rsidP="00C22A04">
            <w:pPr>
              <w:spacing w:after="120" w:line="312"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96" w:type="dxa"/>
            <w:vAlign w:val="center"/>
            <w:tcPrChange w:id="320" w:author="UyenMinh" w:date="2024-12-22T18:45:00Z">
              <w:tcPr>
                <w:tcW w:w="1813" w:type="dxa"/>
                <w:vAlign w:val="center"/>
              </w:tcPr>
            </w:tcPrChange>
          </w:tcPr>
          <w:p w14:paraId="75D4A4C8" w14:textId="2A3C41B7"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Xây dựng Website ôn thi Olympic Tin học.</w:t>
            </w:r>
          </w:p>
        </w:tc>
        <w:tc>
          <w:tcPr>
            <w:tcW w:w="1048" w:type="dxa"/>
            <w:vAlign w:val="center"/>
            <w:tcPrChange w:id="321" w:author="UyenMinh" w:date="2024-12-22T18:45:00Z">
              <w:tcPr>
                <w:tcW w:w="1813" w:type="dxa"/>
                <w:vAlign w:val="center"/>
              </w:tcPr>
            </w:tcPrChange>
          </w:tcPr>
          <w:p w14:paraId="79C295C6" w14:textId="208FAC51"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Phần mềm ứng dụng</w:t>
            </w:r>
          </w:p>
        </w:tc>
        <w:tc>
          <w:tcPr>
            <w:tcW w:w="861" w:type="pct"/>
            <w:vAlign w:val="center"/>
            <w:tcPrChange w:id="322" w:author="UyenMinh" w:date="2024-12-22T18:45:00Z">
              <w:tcPr>
                <w:tcW w:w="1813" w:type="dxa"/>
                <w:vAlign w:val="center"/>
              </w:tcPr>
            </w:tcPrChange>
          </w:tcPr>
          <w:p w14:paraId="38F8C1BE" w14:textId="565E26A1"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1/1/2025 - 30/5/2025</w:t>
            </w:r>
          </w:p>
        </w:tc>
        <w:tc>
          <w:tcPr>
            <w:tcW w:w="702" w:type="pct"/>
            <w:vMerge/>
            <w:vAlign w:val="center"/>
            <w:tcPrChange w:id="323" w:author="UyenMinh" w:date="2024-12-22T18:45:00Z">
              <w:tcPr>
                <w:tcW w:w="1813" w:type="dxa"/>
                <w:vMerge/>
                <w:vAlign w:val="center"/>
              </w:tcPr>
            </w:tcPrChange>
          </w:tcPr>
          <w:p w14:paraId="3A2D76C2" w14:textId="77777777" w:rsidR="00C22A04" w:rsidRPr="00C22A04" w:rsidRDefault="00C22A04" w:rsidP="00C22A04">
            <w:pPr>
              <w:spacing w:after="120" w:line="312" w:lineRule="auto"/>
              <w:jc w:val="center"/>
              <w:rPr>
                <w:rFonts w:ascii="Times New Roman" w:hAnsi="Times New Roman" w:cs="Times New Roman"/>
                <w:sz w:val="26"/>
                <w:szCs w:val="26"/>
              </w:rPr>
            </w:pPr>
          </w:p>
        </w:tc>
      </w:tr>
      <w:tr w:rsidR="00C22A04" w14:paraId="247423FF" w14:textId="77777777" w:rsidTr="00D86AF1">
        <w:tc>
          <w:tcPr>
            <w:tcW w:w="1129" w:type="dxa"/>
            <w:vAlign w:val="center"/>
            <w:tcPrChange w:id="324" w:author="UyenMinh" w:date="2024-12-22T18:45:00Z">
              <w:tcPr>
                <w:tcW w:w="1812" w:type="dxa"/>
                <w:vAlign w:val="center"/>
              </w:tcPr>
            </w:tcPrChange>
          </w:tcPr>
          <w:p w14:paraId="7C3EDA07" w14:textId="243E866B" w:rsidR="00C22A04" w:rsidRPr="00C22A04" w:rsidRDefault="00C22A04" w:rsidP="00C22A04">
            <w:pPr>
              <w:spacing w:after="120" w:line="312"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496" w:type="dxa"/>
            <w:vAlign w:val="center"/>
            <w:tcPrChange w:id="325" w:author="UyenMinh" w:date="2024-12-22T18:45:00Z">
              <w:tcPr>
                <w:tcW w:w="1813" w:type="dxa"/>
                <w:vAlign w:val="center"/>
              </w:tcPr>
            </w:tcPrChange>
          </w:tcPr>
          <w:p w14:paraId="123F4617" w14:textId="6A239365"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Viết báo cáo tổng kết</w:t>
            </w:r>
          </w:p>
        </w:tc>
        <w:tc>
          <w:tcPr>
            <w:tcW w:w="1048" w:type="dxa"/>
            <w:vAlign w:val="center"/>
            <w:tcPrChange w:id="326" w:author="UyenMinh" w:date="2024-12-22T18:45:00Z">
              <w:tcPr>
                <w:tcW w:w="1813" w:type="dxa"/>
                <w:vAlign w:val="center"/>
              </w:tcPr>
            </w:tcPrChange>
          </w:tcPr>
          <w:p w14:paraId="2070AA76" w14:textId="4E1FDD3E"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Bài báo cáo (40 – 60 trang)</w:t>
            </w:r>
          </w:p>
        </w:tc>
        <w:tc>
          <w:tcPr>
            <w:tcW w:w="861" w:type="pct"/>
            <w:vAlign w:val="center"/>
            <w:tcPrChange w:id="327" w:author="UyenMinh" w:date="2024-12-22T18:45:00Z">
              <w:tcPr>
                <w:tcW w:w="1813" w:type="dxa"/>
                <w:vAlign w:val="center"/>
              </w:tcPr>
            </w:tcPrChange>
          </w:tcPr>
          <w:p w14:paraId="1D483CFF" w14:textId="6899AC2C" w:rsidR="00C22A04" w:rsidRPr="00C22A04" w:rsidRDefault="00C22A04" w:rsidP="00C22A04">
            <w:pPr>
              <w:spacing w:after="120" w:line="312" w:lineRule="auto"/>
              <w:jc w:val="center"/>
              <w:rPr>
                <w:rFonts w:ascii="Times New Roman" w:hAnsi="Times New Roman" w:cs="Times New Roman"/>
                <w:sz w:val="26"/>
                <w:szCs w:val="26"/>
              </w:rPr>
            </w:pPr>
            <w:r w:rsidRPr="00C22A04">
              <w:rPr>
                <w:rFonts w:ascii="Times New Roman" w:hAnsi="Times New Roman" w:cs="Times New Roman"/>
                <w:sz w:val="26"/>
                <w:szCs w:val="26"/>
              </w:rPr>
              <w:t>1/6/2025 - 30/6/2025</w:t>
            </w:r>
          </w:p>
        </w:tc>
        <w:tc>
          <w:tcPr>
            <w:tcW w:w="702" w:type="pct"/>
            <w:vMerge/>
            <w:vAlign w:val="center"/>
            <w:tcPrChange w:id="328" w:author="UyenMinh" w:date="2024-12-22T18:45:00Z">
              <w:tcPr>
                <w:tcW w:w="1813" w:type="dxa"/>
                <w:vMerge/>
                <w:vAlign w:val="center"/>
              </w:tcPr>
            </w:tcPrChange>
          </w:tcPr>
          <w:p w14:paraId="7758CB17" w14:textId="77777777" w:rsidR="00C22A04" w:rsidRPr="00C22A04" w:rsidRDefault="00C22A04" w:rsidP="00C22A04">
            <w:pPr>
              <w:spacing w:after="120" w:line="312" w:lineRule="auto"/>
              <w:jc w:val="center"/>
              <w:rPr>
                <w:rFonts w:ascii="Times New Roman" w:hAnsi="Times New Roman" w:cs="Times New Roman"/>
                <w:sz w:val="26"/>
                <w:szCs w:val="26"/>
              </w:rPr>
            </w:pPr>
          </w:p>
        </w:tc>
      </w:tr>
    </w:tbl>
    <w:p w14:paraId="3F021E13" w14:textId="77777777" w:rsidR="00B97D89" w:rsidRPr="00B97D89" w:rsidRDefault="00B97D89" w:rsidP="00B97D89">
      <w:pPr>
        <w:spacing w:after="120" w:line="312" w:lineRule="auto"/>
        <w:jc w:val="both"/>
        <w:rPr>
          <w:rFonts w:ascii="Times New Roman" w:hAnsi="Times New Roman" w:cs="Times New Roman"/>
          <w:b/>
          <w:bCs/>
          <w:sz w:val="26"/>
          <w:szCs w:val="26"/>
        </w:rPr>
      </w:pPr>
    </w:p>
    <w:p w14:paraId="307CF2A9" w14:textId="77777777" w:rsidR="00B97D89" w:rsidRDefault="00B97D89">
      <w:pPr>
        <w:rPr>
          <w:rFonts w:ascii="Times New Roman" w:hAnsi="Times New Roman" w:cs="Times New Roman"/>
          <w:sz w:val="26"/>
          <w:szCs w:val="26"/>
        </w:rPr>
      </w:pPr>
      <w:r>
        <w:rPr>
          <w:rFonts w:ascii="Times New Roman" w:hAnsi="Times New Roman" w:cs="Times New Roman"/>
          <w:sz w:val="26"/>
          <w:szCs w:val="26"/>
        </w:rPr>
        <w:br w:type="page"/>
      </w:r>
    </w:p>
    <w:p w14:paraId="595A3A64" w14:textId="5C3E683E" w:rsidR="00130DF7" w:rsidRPr="00EF3303" w:rsidRDefault="00130DF7" w:rsidP="00A5040F">
      <w:pPr>
        <w:pStyle w:val="c1"/>
      </w:pPr>
      <w:bookmarkStart w:id="329" w:name="_Toc185793350"/>
      <w:bookmarkStart w:id="330" w:name="_Toc185793420"/>
      <w:bookmarkStart w:id="331" w:name="_Toc185793840"/>
      <w:r w:rsidRPr="00EF3303">
        <w:lastRenderedPageBreak/>
        <w:t>PHẦN HAI</w:t>
      </w:r>
      <w:r w:rsidR="00015B1B" w:rsidRPr="00EF3303">
        <w:t>: NỘI DUNG</w:t>
      </w:r>
      <w:bookmarkEnd w:id="329"/>
      <w:bookmarkEnd w:id="330"/>
      <w:bookmarkEnd w:id="331"/>
    </w:p>
    <w:p w14:paraId="6131FEA5" w14:textId="4707B837" w:rsidR="00015B1B" w:rsidRPr="00015B1B" w:rsidRDefault="00015B1B" w:rsidP="00015B1B">
      <w:pPr>
        <w:spacing w:line="0" w:lineRule="atLeast"/>
        <w:jc w:val="center"/>
        <w:rPr>
          <w:rFonts w:ascii="Times New Roman" w:eastAsia="Times New Roman" w:hAnsi="Times New Roman"/>
          <w:sz w:val="26"/>
        </w:rPr>
      </w:pPr>
      <w:r>
        <w:rPr>
          <w:rFonts w:ascii="Times New Roman" w:eastAsia="Times New Roman" w:hAnsi="Times New Roman"/>
          <w:sz w:val="26"/>
        </w:rPr>
        <w:t>--- oOo ---</w:t>
      </w:r>
    </w:p>
    <w:p w14:paraId="6DC93D72" w14:textId="02D074CF" w:rsidR="00130DF7" w:rsidRPr="008E2349" w:rsidRDefault="00130DF7" w:rsidP="00A5040F">
      <w:pPr>
        <w:pStyle w:val="c1"/>
      </w:pPr>
      <w:bookmarkStart w:id="332" w:name="_Toc185793351"/>
      <w:bookmarkStart w:id="333" w:name="_Toc185793421"/>
      <w:bookmarkStart w:id="334" w:name="_Toc185793841"/>
      <w:r w:rsidRPr="008E2349">
        <w:t xml:space="preserve">CHƯƠNG </w:t>
      </w:r>
      <w:r w:rsidR="008E2349">
        <w:t>1</w:t>
      </w:r>
      <w:r w:rsidRPr="008E2349">
        <w:t>: CƠ SỞ LÝ THUYẾT</w:t>
      </w:r>
      <w:bookmarkEnd w:id="332"/>
      <w:bookmarkEnd w:id="333"/>
      <w:bookmarkEnd w:id="334"/>
    </w:p>
    <w:p w14:paraId="38DE8D37" w14:textId="6148DC45" w:rsidR="00220103" w:rsidRPr="00ED66B0" w:rsidRDefault="00220103" w:rsidP="00A5040F">
      <w:pPr>
        <w:pStyle w:val="c2"/>
        <w:numPr>
          <w:ilvl w:val="1"/>
          <w:numId w:val="4"/>
        </w:numPr>
      </w:pPr>
      <w:bookmarkStart w:id="335" w:name="_Toc185793352"/>
      <w:bookmarkStart w:id="336" w:name="_Toc185793422"/>
      <w:bookmarkStart w:id="337" w:name="_Toc185793842"/>
      <w:r w:rsidRPr="00ED66B0">
        <w:t>Giới thiệu về ngôn ngữ C#</w:t>
      </w:r>
      <w:bookmarkEnd w:id="335"/>
      <w:bookmarkEnd w:id="336"/>
      <w:bookmarkEnd w:id="337"/>
    </w:p>
    <w:p w14:paraId="579FC440" w14:textId="116787F6" w:rsidR="00220103" w:rsidRPr="00D86AF1" w:rsidRDefault="00220103" w:rsidP="00A5040F">
      <w:pPr>
        <w:pStyle w:val="c3"/>
        <w:numPr>
          <w:ilvl w:val="2"/>
          <w:numId w:val="4"/>
        </w:numPr>
        <w:rPr>
          <w:i/>
          <w:iCs/>
          <w:rPrChange w:id="338" w:author="Tran Dang" w:date="2024-12-22T20:46:00Z">
            <w:rPr/>
          </w:rPrChange>
        </w:rPr>
      </w:pPr>
      <w:bookmarkStart w:id="339" w:name="_Toc185793353"/>
      <w:bookmarkStart w:id="340" w:name="_Toc185793423"/>
      <w:bookmarkStart w:id="341" w:name="_Toc185793843"/>
      <w:r w:rsidRPr="00D86AF1">
        <w:rPr>
          <w:i/>
          <w:iCs/>
          <w:rPrChange w:id="342" w:author="Tran Dang" w:date="2024-12-22T20:46:00Z">
            <w:rPr/>
          </w:rPrChange>
        </w:rPr>
        <w:t>Khái niệm</w:t>
      </w:r>
      <w:bookmarkEnd w:id="339"/>
      <w:bookmarkEnd w:id="340"/>
      <w:bookmarkEnd w:id="341"/>
    </w:p>
    <w:p w14:paraId="2478B4AB" w14:textId="77777777" w:rsidR="00ED66B0" w:rsidRDefault="00220103">
      <w:pPr>
        <w:spacing w:before="120" w:after="120" w:line="312" w:lineRule="auto"/>
        <w:ind w:firstLine="720"/>
        <w:jc w:val="both"/>
        <w:rPr>
          <w:rFonts w:ascii="Times New Roman" w:hAnsi="Times New Roman" w:cs="Times New Roman"/>
          <w:sz w:val="26"/>
          <w:szCs w:val="26"/>
        </w:rPr>
        <w:pPrChange w:id="343" w:author="UyenMinh" w:date="2024-12-22T18:46:00Z">
          <w:pPr>
            <w:spacing w:before="120" w:after="120" w:line="312" w:lineRule="auto"/>
            <w:ind w:firstLine="720"/>
          </w:pPr>
        </w:pPrChange>
      </w:pPr>
      <w:r w:rsidRPr="00220103">
        <w:rPr>
          <w:rFonts w:ascii="Times New Roman" w:hAnsi="Times New Roman" w:cs="Times New Roman"/>
          <w:sz w:val="26"/>
          <w:szCs w:val="26"/>
        </w:rPr>
        <w:t>C# (C Sharp</w:t>
      </w:r>
      <w:r>
        <w:rPr>
          <w:rFonts w:ascii="Times New Roman" w:hAnsi="Times New Roman" w:cs="Times New Roman"/>
          <w:sz w:val="26"/>
          <w:szCs w:val="26"/>
        </w:rPr>
        <w:t xml:space="preserve">) </w:t>
      </w:r>
      <w:r w:rsidRPr="00220103">
        <w:rPr>
          <w:rFonts w:ascii="Times New Roman" w:hAnsi="Times New Roman" w:cs="Times New Roman"/>
          <w:sz w:val="26"/>
          <w:szCs w:val="26"/>
        </w:rPr>
        <w:t>là một ngôn ngữ lập trình hướng đối tượng đa năng, mạnh mẽ được phát triển bởi Microsoft, C# là phần khởi đầu cho kế hoạch . NET của họ. Tên của ngôn ngữ bao gồm ký tự thăng theo Microsoft nhưng theo ECMA là C#, chỉ bao gồm dấu số thường. Microsoft phát triển C# dựa trên C++ và Java.</w:t>
      </w:r>
    </w:p>
    <w:p w14:paraId="3C1EAC65" w14:textId="1B4D9993" w:rsidR="00ED66B0" w:rsidRPr="00D86AF1" w:rsidRDefault="00ED66B0" w:rsidP="00A5040F">
      <w:pPr>
        <w:pStyle w:val="c3"/>
        <w:numPr>
          <w:ilvl w:val="2"/>
          <w:numId w:val="4"/>
        </w:numPr>
        <w:rPr>
          <w:i/>
          <w:iCs/>
          <w:rPrChange w:id="344" w:author="Tran Dang" w:date="2024-12-22T20:46:00Z">
            <w:rPr/>
          </w:rPrChange>
        </w:rPr>
      </w:pPr>
      <w:bookmarkStart w:id="345" w:name="_Toc185793354"/>
      <w:bookmarkStart w:id="346" w:name="_Toc185793424"/>
      <w:bookmarkStart w:id="347" w:name="_Toc185793844"/>
      <w:r w:rsidRPr="00D86AF1">
        <w:rPr>
          <w:i/>
          <w:iCs/>
          <w:rPrChange w:id="348" w:author="Tran Dang" w:date="2024-12-22T20:46:00Z">
            <w:rPr/>
          </w:rPrChange>
        </w:rPr>
        <w:t>Ưu điểm của C#</w:t>
      </w:r>
      <w:bookmarkEnd w:id="345"/>
      <w:bookmarkEnd w:id="346"/>
      <w:bookmarkEnd w:id="347"/>
    </w:p>
    <w:p w14:paraId="55A15BF5" w14:textId="5AF86E35"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Dễ học và sử dụng:</w:t>
      </w:r>
      <w:r>
        <w:rPr>
          <w:rFonts w:ascii="Times New Roman" w:hAnsi="Times New Roman" w:cs="Times New Roman"/>
          <w:sz w:val="26"/>
          <w:szCs w:val="26"/>
        </w:rPr>
        <w:t xml:space="preserve"> </w:t>
      </w:r>
      <w:r w:rsidRPr="00ED66B0">
        <w:rPr>
          <w:rFonts w:ascii="Times New Roman" w:hAnsi="Times New Roman" w:cs="Times New Roman"/>
          <w:sz w:val="26"/>
          <w:szCs w:val="26"/>
        </w:rPr>
        <w:t>C# có cú pháp rõ ràng và dễ hiểu, giúp người mới bắt đầu dễ dàng tiếp cận và học tập.</w:t>
      </w:r>
    </w:p>
    <w:p w14:paraId="780524D5" w14:textId="786D8965"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Hỗ trợ lập trình hướng đối tượng:</w:t>
      </w:r>
      <w:r>
        <w:rPr>
          <w:rFonts w:ascii="Times New Roman" w:hAnsi="Times New Roman" w:cs="Times New Roman"/>
          <w:sz w:val="26"/>
          <w:szCs w:val="26"/>
        </w:rPr>
        <w:t xml:space="preserve"> </w:t>
      </w:r>
      <w:r w:rsidRPr="00ED66B0">
        <w:rPr>
          <w:rFonts w:ascii="Times New Roman" w:hAnsi="Times New Roman" w:cs="Times New Roman"/>
          <w:sz w:val="26"/>
          <w:szCs w:val="26"/>
        </w:rPr>
        <w:t>C# hỗ trợ các nguyên tắc lập trình hướng đối tượng như kế thừa, đa hình và đóng gói, giúp tổ chức mã nguồn một cách hiệu quả.</w:t>
      </w:r>
    </w:p>
    <w:p w14:paraId="03D2898E" w14:textId="424EA852"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Tính năng mạnh mẽ:</w:t>
      </w:r>
      <w:r>
        <w:rPr>
          <w:rFonts w:ascii="Times New Roman" w:hAnsi="Times New Roman" w:cs="Times New Roman"/>
          <w:sz w:val="26"/>
          <w:szCs w:val="26"/>
        </w:rPr>
        <w:t xml:space="preserve"> </w:t>
      </w:r>
      <w:r w:rsidRPr="00ED66B0">
        <w:rPr>
          <w:rFonts w:ascii="Times New Roman" w:hAnsi="Times New Roman" w:cs="Times New Roman"/>
          <w:sz w:val="26"/>
          <w:szCs w:val="26"/>
        </w:rPr>
        <w:t>C# cung cấp nhiều tính năng mạnh mẽ như LINQ (Language Integrated Query), async/await cho lập trình bất đồng bộ, và các thư viện phong phú cho phát triển ứng dụng.</w:t>
      </w:r>
    </w:p>
    <w:p w14:paraId="616182FD" w14:textId="28BE2B9A"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Tính tương thích với .NET Framework:</w:t>
      </w:r>
      <w:r>
        <w:rPr>
          <w:rFonts w:ascii="Times New Roman" w:hAnsi="Times New Roman" w:cs="Times New Roman"/>
          <w:sz w:val="26"/>
          <w:szCs w:val="26"/>
        </w:rPr>
        <w:t xml:space="preserve"> </w:t>
      </w:r>
      <w:r w:rsidRPr="00ED66B0">
        <w:rPr>
          <w:rFonts w:ascii="Times New Roman" w:hAnsi="Times New Roman" w:cs="Times New Roman"/>
          <w:sz w:val="26"/>
          <w:szCs w:val="26"/>
        </w:rPr>
        <w:t>C# được tối ưu hóa cho nền tảng .NET, cho phép phát triển ứng dụng cho Windows, web, di động và nhiều nền tảng khác.</w:t>
      </w:r>
    </w:p>
    <w:p w14:paraId="23A36379" w14:textId="40D45677"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 xml:space="preserve">Cộng đồng và hỗ trợ tốt: </w:t>
      </w:r>
      <w:r w:rsidRPr="00ED66B0">
        <w:rPr>
          <w:rFonts w:ascii="Times New Roman" w:hAnsi="Times New Roman" w:cs="Times New Roman"/>
          <w:sz w:val="26"/>
          <w:szCs w:val="26"/>
        </w:rPr>
        <w:t>C# có một cộng đồng lớn và nhiều tài liệu, diễn đàn hỗ trợ, giúp lập trình viên dễ dàng tìm kiếm thông tin và giải quyết vấn đề.</w:t>
      </w:r>
    </w:p>
    <w:p w14:paraId="37D874FF" w14:textId="77777777" w:rsid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Tính bảo mật:</w:t>
      </w:r>
      <w:r>
        <w:rPr>
          <w:rFonts w:ascii="Times New Roman" w:hAnsi="Times New Roman" w:cs="Times New Roman"/>
          <w:sz w:val="26"/>
          <w:szCs w:val="26"/>
        </w:rPr>
        <w:t xml:space="preserve"> </w:t>
      </w:r>
      <w:r w:rsidRPr="00ED66B0">
        <w:rPr>
          <w:rFonts w:ascii="Times New Roman" w:hAnsi="Times New Roman" w:cs="Times New Roman"/>
          <w:sz w:val="26"/>
          <w:szCs w:val="26"/>
        </w:rPr>
        <w:t>C# cung cấp nhiều tính năng bảo mật, giúp bảo vệ ứng dụng khỏi các lỗ hổng bảo mật.</w:t>
      </w:r>
    </w:p>
    <w:p w14:paraId="293E5C9D" w14:textId="4FB21994" w:rsidR="00ED66B0" w:rsidRPr="00FE034E" w:rsidRDefault="00ED66B0" w:rsidP="00A5040F">
      <w:pPr>
        <w:pStyle w:val="c3"/>
        <w:numPr>
          <w:ilvl w:val="2"/>
          <w:numId w:val="4"/>
        </w:numPr>
        <w:rPr>
          <w:i/>
          <w:iCs/>
          <w:rPrChange w:id="349" w:author="Tran Dang" w:date="2024-12-22T20:47:00Z">
            <w:rPr/>
          </w:rPrChange>
        </w:rPr>
      </w:pPr>
      <w:bookmarkStart w:id="350" w:name="_Toc185793355"/>
      <w:bookmarkStart w:id="351" w:name="_Toc185793425"/>
      <w:bookmarkStart w:id="352" w:name="_Toc185793845"/>
      <w:r w:rsidRPr="00FE034E">
        <w:rPr>
          <w:i/>
          <w:iCs/>
          <w:rPrChange w:id="353" w:author="Tran Dang" w:date="2024-12-22T20:47:00Z">
            <w:rPr/>
          </w:rPrChange>
        </w:rPr>
        <w:t>Nhược điểm của C#</w:t>
      </w:r>
      <w:bookmarkEnd w:id="350"/>
      <w:bookmarkEnd w:id="351"/>
      <w:bookmarkEnd w:id="352"/>
    </w:p>
    <w:p w14:paraId="4729F6CD" w14:textId="180F6DA3"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Chạy trên nền tảng Windows:</w:t>
      </w:r>
      <w:r>
        <w:rPr>
          <w:rFonts w:ascii="Times New Roman" w:hAnsi="Times New Roman" w:cs="Times New Roman"/>
          <w:sz w:val="26"/>
          <w:szCs w:val="26"/>
        </w:rPr>
        <w:t xml:space="preserve"> </w:t>
      </w:r>
      <w:r w:rsidRPr="00ED66B0">
        <w:rPr>
          <w:rFonts w:ascii="Times New Roman" w:hAnsi="Times New Roman" w:cs="Times New Roman"/>
          <w:sz w:val="26"/>
          <w:szCs w:val="26"/>
        </w:rPr>
        <w:t>Mặc dù .NET Core và .NET 5/6 đã mở rộng khả năng chạy trên nhiều hệ điều hành, nhưng C# vẫn chủ yếu được sử dụng trên Windows, điều này có thể hạn chế trong một số trường hợp.</w:t>
      </w:r>
    </w:p>
    <w:p w14:paraId="44E5DE56" w14:textId="2BC8D535"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Tài nguyên hệ thống:</w:t>
      </w:r>
      <w:r>
        <w:rPr>
          <w:rFonts w:ascii="Times New Roman" w:hAnsi="Times New Roman" w:cs="Times New Roman"/>
          <w:sz w:val="26"/>
          <w:szCs w:val="26"/>
        </w:rPr>
        <w:t xml:space="preserve"> </w:t>
      </w:r>
      <w:r w:rsidRPr="00ED66B0">
        <w:rPr>
          <w:rFonts w:ascii="Times New Roman" w:hAnsi="Times New Roman" w:cs="Times New Roman"/>
          <w:sz w:val="26"/>
          <w:szCs w:val="26"/>
        </w:rPr>
        <w:t>Ứng dụng C# có thể tiêu tốn nhiều tài nguyên hệ thống hơn so với một số ngôn ngữ lập trình khác, đặc biệt là trong các ứng dụng nhỏ hoặc nhúng.</w:t>
      </w:r>
    </w:p>
    <w:p w14:paraId="39F7299B" w14:textId="2D4640E7"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lastRenderedPageBreak/>
        <w:t>Khó khăn trong việc tối ưu hóa:</w:t>
      </w:r>
      <w:r>
        <w:rPr>
          <w:rFonts w:ascii="Times New Roman" w:hAnsi="Times New Roman" w:cs="Times New Roman"/>
          <w:sz w:val="26"/>
          <w:szCs w:val="26"/>
        </w:rPr>
        <w:t xml:space="preserve"> </w:t>
      </w:r>
      <w:r w:rsidRPr="00ED66B0">
        <w:rPr>
          <w:rFonts w:ascii="Times New Roman" w:hAnsi="Times New Roman" w:cs="Times New Roman"/>
          <w:sz w:val="26"/>
          <w:szCs w:val="26"/>
        </w:rPr>
        <w:t>Một số lập trình viên có thể gặp khó khăn trong việc tối ưu hóa mã nguồn C# để đạt hiệu suất cao nhất, đặc biệt là trong các ứng dụng yêu cầu hiệu suất cao.</w:t>
      </w:r>
    </w:p>
    <w:p w14:paraId="50A21DD4" w14:textId="522436D6"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 xml:space="preserve">Phụ thuộc vào .NET Framework: </w:t>
      </w:r>
      <w:r w:rsidRPr="00ED66B0">
        <w:rPr>
          <w:rFonts w:ascii="Times New Roman" w:hAnsi="Times New Roman" w:cs="Times New Roman"/>
          <w:sz w:val="26"/>
          <w:szCs w:val="26"/>
        </w:rPr>
        <w:t>Việc phát triển ứng dụng C# thường phụ thuộc vào .NET Framework, điều này có thể gây khó khăn khi cần chuyển đổi sang các nền tảng khác hoặc khi không có sẵn .NET.</w:t>
      </w:r>
    </w:p>
    <w:p w14:paraId="14FF4CB8" w14:textId="77777777" w:rsid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Cập nhật và thay đổi nhanh chóng:</w:t>
      </w:r>
      <w:r>
        <w:rPr>
          <w:rFonts w:ascii="Times New Roman" w:hAnsi="Times New Roman" w:cs="Times New Roman"/>
          <w:sz w:val="26"/>
          <w:szCs w:val="26"/>
        </w:rPr>
        <w:t xml:space="preserve"> </w:t>
      </w:r>
      <w:r w:rsidRPr="00ED66B0">
        <w:rPr>
          <w:rFonts w:ascii="Times New Roman" w:hAnsi="Times New Roman" w:cs="Times New Roman"/>
          <w:sz w:val="26"/>
          <w:szCs w:val="26"/>
        </w:rPr>
        <w:t>Microsoft thường xuyên cập nhật C# và .NET, điều này có thể gây khó khăn cho lập trình viên trong việc theo kịp các thay đổi và cải tiến mới.</w:t>
      </w:r>
    </w:p>
    <w:p w14:paraId="3DED4FA1" w14:textId="3301097D" w:rsidR="00ED66B0" w:rsidRPr="00ED66B0" w:rsidRDefault="00ED66B0" w:rsidP="00A5040F">
      <w:pPr>
        <w:pStyle w:val="c2"/>
        <w:numPr>
          <w:ilvl w:val="1"/>
          <w:numId w:val="4"/>
        </w:numPr>
      </w:pPr>
      <w:bookmarkStart w:id="354" w:name="_Toc185793356"/>
      <w:bookmarkStart w:id="355" w:name="_Toc185793426"/>
      <w:bookmarkStart w:id="356" w:name="_Toc185793846"/>
      <w:r w:rsidRPr="00ED66B0">
        <w:t>ASP.NET Core Web API</w:t>
      </w:r>
      <w:bookmarkEnd w:id="354"/>
      <w:bookmarkEnd w:id="355"/>
      <w:bookmarkEnd w:id="356"/>
    </w:p>
    <w:p w14:paraId="5ABE1585" w14:textId="5ED0B3D4" w:rsidR="00ED66B0" w:rsidRPr="00FE034E" w:rsidRDefault="00ED66B0" w:rsidP="00A5040F">
      <w:pPr>
        <w:pStyle w:val="c3"/>
        <w:numPr>
          <w:ilvl w:val="2"/>
          <w:numId w:val="4"/>
        </w:numPr>
        <w:rPr>
          <w:i/>
          <w:iCs/>
          <w:rPrChange w:id="357" w:author="Tran Dang" w:date="2024-12-22T20:47:00Z">
            <w:rPr/>
          </w:rPrChange>
        </w:rPr>
      </w:pPr>
      <w:bookmarkStart w:id="358" w:name="_Toc185793357"/>
      <w:bookmarkStart w:id="359" w:name="_Toc185793427"/>
      <w:bookmarkStart w:id="360" w:name="_Toc185793847"/>
      <w:r w:rsidRPr="00FE034E">
        <w:rPr>
          <w:i/>
          <w:iCs/>
          <w:rPrChange w:id="361" w:author="Tran Dang" w:date="2024-12-22T20:47:00Z">
            <w:rPr/>
          </w:rPrChange>
        </w:rPr>
        <w:t>Khái niệm</w:t>
      </w:r>
      <w:bookmarkEnd w:id="358"/>
      <w:bookmarkEnd w:id="359"/>
      <w:bookmarkEnd w:id="360"/>
    </w:p>
    <w:p w14:paraId="019E67AF" w14:textId="77777777" w:rsid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sz w:val="26"/>
          <w:szCs w:val="26"/>
        </w:rPr>
        <w:t>ASP.NET Web API là một khuôn khổ để xây dựng các dịch vụ HTTP có thể được truy cập từ bất kỳ ứng dụng khách nào bao gồm cả trình duyệt và thiết bị di động. Nó là một nền tảng lý tưởng để xây dựng các ứng dụng RESTful trên .NET Framework.</w:t>
      </w:r>
    </w:p>
    <w:p w14:paraId="0A5DEBDC" w14:textId="53BE981E" w:rsidR="00ED66B0" w:rsidRPr="00FE034E" w:rsidRDefault="00ED66B0" w:rsidP="00A5040F">
      <w:pPr>
        <w:pStyle w:val="c3"/>
        <w:numPr>
          <w:ilvl w:val="2"/>
          <w:numId w:val="4"/>
        </w:numPr>
        <w:rPr>
          <w:i/>
          <w:iCs/>
          <w:rPrChange w:id="362" w:author="Tran Dang" w:date="2024-12-22T20:47:00Z">
            <w:rPr/>
          </w:rPrChange>
        </w:rPr>
      </w:pPr>
      <w:bookmarkStart w:id="363" w:name="_Toc185793358"/>
      <w:bookmarkStart w:id="364" w:name="_Toc185793428"/>
      <w:bookmarkStart w:id="365" w:name="_Toc185793848"/>
      <w:r w:rsidRPr="00FE034E">
        <w:rPr>
          <w:i/>
          <w:iCs/>
          <w:rPrChange w:id="366" w:author="Tran Dang" w:date="2024-12-22T20:47:00Z">
            <w:rPr/>
          </w:rPrChange>
        </w:rPr>
        <w:t>Ưu điểm của ASP.NET Core Web API</w:t>
      </w:r>
      <w:bookmarkEnd w:id="363"/>
      <w:bookmarkEnd w:id="364"/>
      <w:bookmarkEnd w:id="365"/>
    </w:p>
    <w:p w14:paraId="1F791D8C" w14:textId="06CAFD5C"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Hiệu suất cao:</w:t>
      </w:r>
      <w:r>
        <w:rPr>
          <w:rFonts w:ascii="Times New Roman" w:hAnsi="Times New Roman" w:cs="Times New Roman"/>
          <w:sz w:val="26"/>
          <w:szCs w:val="26"/>
        </w:rPr>
        <w:t xml:space="preserve"> </w:t>
      </w:r>
      <w:r w:rsidRPr="00ED66B0">
        <w:rPr>
          <w:rFonts w:ascii="Times New Roman" w:hAnsi="Times New Roman" w:cs="Times New Roman"/>
          <w:sz w:val="26"/>
          <w:szCs w:val="26"/>
        </w:rPr>
        <w:t>ASP.NET Core được thiết kế để có hiệu suất tối ưu, với khả năng xử lý nhiều yêu cầu đồng thời và tiêu tốn ít tài nguyên hệ thống.</w:t>
      </w:r>
    </w:p>
    <w:p w14:paraId="539E1CB6" w14:textId="7A631216"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Đa nền tảng:</w:t>
      </w:r>
      <w:r>
        <w:rPr>
          <w:rFonts w:ascii="Times New Roman" w:hAnsi="Times New Roman" w:cs="Times New Roman"/>
          <w:sz w:val="26"/>
          <w:szCs w:val="26"/>
        </w:rPr>
        <w:t xml:space="preserve"> </w:t>
      </w:r>
      <w:r w:rsidRPr="00ED66B0">
        <w:rPr>
          <w:rFonts w:ascii="Times New Roman" w:hAnsi="Times New Roman" w:cs="Times New Roman"/>
          <w:sz w:val="26"/>
          <w:szCs w:val="26"/>
        </w:rPr>
        <w:t>ASP.NET Core có thể chạy trên nhiều hệ điều hành khác nhau như Windows, macOS và Linux, giúp các nhà phát triển linh hoạt hơn trong việc triển khai ứng dụng.</w:t>
      </w:r>
    </w:p>
    <w:p w14:paraId="59FAF0D2" w14:textId="68CF0CB3"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Hỗ trợ lập trình hướng dịch vụ:</w:t>
      </w:r>
      <w:r>
        <w:rPr>
          <w:rFonts w:ascii="Times New Roman" w:hAnsi="Times New Roman" w:cs="Times New Roman"/>
          <w:sz w:val="26"/>
          <w:szCs w:val="26"/>
        </w:rPr>
        <w:t xml:space="preserve"> </w:t>
      </w:r>
      <w:r w:rsidRPr="00ED66B0">
        <w:rPr>
          <w:rFonts w:ascii="Times New Roman" w:hAnsi="Times New Roman" w:cs="Times New Roman"/>
          <w:sz w:val="26"/>
          <w:szCs w:val="26"/>
        </w:rPr>
        <w:t>ASP.NET Core Web API hỗ trợ xây dựng các dịch vụ RESTful, cho phép các ứng dụng giao tiếp với nhau qua các phương thức HTTP (GET, POST, PUT, DELETE).</w:t>
      </w:r>
    </w:p>
    <w:p w14:paraId="0ABAB791" w14:textId="33C3BA9C"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 xml:space="preserve">Hỗ trợ Dependency Injection: </w:t>
      </w:r>
      <w:r w:rsidRPr="00ED66B0">
        <w:rPr>
          <w:rFonts w:ascii="Times New Roman" w:hAnsi="Times New Roman" w:cs="Times New Roman"/>
          <w:sz w:val="26"/>
          <w:szCs w:val="26"/>
        </w:rPr>
        <w:t>ASP.NET Core tích hợp sẵn hỗ trợ Dependency Injection, giúp quản lý các phụ thuộc trong ứng dụng một cách dễ dàng và hiệu quả.</w:t>
      </w:r>
    </w:p>
    <w:p w14:paraId="0660AC24" w14:textId="634E3FFA"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Bảo mật:</w:t>
      </w:r>
      <w:r>
        <w:rPr>
          <w:rFonts w:ascii="Times New Roman" w:hAnsi="Times New Roman" w:cs="Times New Roman"/>
          <w:sz w:val="26"/>
          <w:szCs w:val="26"/>
        </w:rPr>
        <w:t xml:space="preserve"> </w:t>
      </w:r>
      <w:r w:rsidRPr="00ED66B0">
        <w:rPr>
          <w:rFonts w:ascii="Times New Roman" w:hAnsi="Times New Roman" w:cs="Times New Roman"/>
          <w:sz w:val="26"/>
          <w:szCs w:val="26"/>
        </w:rPr>
        <w:t>Cung cấp nhiều tính năng bảo mật như xác thực (authentication) và phân quyền (authorization), giúp bảo vệ API khỏi các mối đe dọa.</w:t>
      </w:r>
    </w:p>
    <w:p w14:paraId="3A214087" w14:textId="73E1EE4B" w:rsidR="00ED66B0" w:rsidRP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Tài liệu tự động với Swagger:</w:t>
      </w:r>
      <w:r>
        <w:rPr>
          <w:rFonts w:ascii="Times New Roman" w:hAnsi="Times New Roman" w:cs="Times New Roman"/>
          <w:sz w:val="26"/>
          <w:szCs w:val="26"/>
        </w:rPr>
        <w:t xml:space="preserve"> </w:t>
      </w:r>
      <w:r w:rsidRPr="00ED66B0">
        <w:rPr>
          <w:rFonts w:ascii="Times New Roman" w:hAnsi="Times New Roman" w:cs="Times New Roman"/>
          <w:sz w:val="26"/>
          <w:szCs w:val="26"/>
        </w:rPr>
        <w:t>Tích hợp dễ dàng với Swagger để tự động tạo tài liệu API, giúp lập trình viên và người dùng dễ dàng hiểu và sử dụng API.</w:t>
      </w:r>
    </w:p>
    <w:p w14:paraId="657244AF" w14:textId="77777777" w:rsidR="00ED66B0" w:rsidRDefault="00ED66B0" w:rsidP="00ED66B0">
      <w:pPr>
        <w:spacing w:before="120" w:after="120" w:line="312" w:lineRule="auto"/>
        <w:ind w:firstLine="720"/>
        <w:jc w:val="both"/>
        <w:rPr>
          <w:rFonts w:ascii="Times New Roman" w:hAnsi="Times New Roman" w:cs="Times New Roman"/>
          <w:sz w:val="26"/>
          <w:szCs w:val="26"/>
        </w:rPr>
      </w:pPr>
      <w:r w:rsidRPr="00ED66B0">
        <w:rPr>
          <w:rFonts w:ascii="Times New Roman" w:hAnsi="Times New Roman" w:cs="Times New Roman"/>
          <w:b/>
          <w:bCs/>
          <w:sz w:val="26"/>
          <w:szCs w:val="26"/>
        </w:rPr>
        <w:t xml:space="preserve">Cộng đồng và hỗ trợ tốt: </w:t>
      </w:r>
      <w:r w:rsidRPr="00ED66B0">
        <w:rPr>
          <w:rFonts w:ascii="Times New Roman" w:hAnsi="Times New Roman" w:cs="Times New Roman"/>
          <w:sz w:val="26"/>
          <w:szCs w:val="26"/>
        </w:rPr>
        <w:t>ASP.NET Core có một cộng đồng lớn và nhiều tài liệu, diễn đàn hỗ trợ, giúp lập trình viên dễ dàng tìm kiếm thông tin và giải quyết vấn đề.</w:t>
      </w:r>
    </w:p>
    <w:p w14:paraId="4D525F53" w14:textId="27479AFD" w:rsidR="00ED66B0" w:rsidRPr="00FE034E" w:rsidRDefault="00ED66B0" w:rsidP="00A5040F">
      <w:pPr>
        <w:pStyle w:val="c3"/>
        <w:numPr>
          <w:ilvl w:val="2"/>
          <w:numId w:val="4"/>
        </w:numPr>
        <w:rPr>
          <w:i/>
          <w:iCs/>
          <w:rPrChange w:id="367" w:author="Tran Dang" w:date="2024-12-22T20:47:00Z">
            <w:rPr/>
          </w:rPrChange>
        </w:rPr>
      </w:pPr>
      <w:bookmarkStart w:id="368" w:name="_Toc185793359"/>
      <w:bookmarkStart w:id="369" w:name="_Toc185793429"/>
      <w:bookmarkStart w:id="370" w:name="_Toc185793849"/>
      <w:r w:rsidRPr="00FE034E">
        <w:rPr>
          <w:i/>
          <w:iCs/>
          <w:rPrChange w:id="371" w:author="Tran Dang" w:date="2024-12-22T20:47:00Z">
            <w:rPr/>
          </w:rPrChange>
        </w:rPr>
        <w:t>Nhược điểm của ASP.NET Core Web API</w:t>
      </w:r>
      <w:bookmarkEnd w:id="368"/>
      <w:bookmarkEnd w:id="369"/>
      <w:bookmarkEnd w:id="370"/>
    </w:p>
    <w:p w14:paraId="0657ABB7" w14:textId="1ABF9F14" w:rsidR="00ED66B0" w:rsidRPr="00ED66B0" w:rsidRDefault="00ED66B0"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b/>
          <w:bCs/>
          <w:sz w:val="26"/>
          <w:szCs w:val="26"/>
        </w:rPr>
        <w:lastRenderedPageBreak/>
        <w:t>Đường cong học tập:</w:t>
      </w:r>
      <w:r>
        <w:rPr>
          <w:rFonts w:ascii="Times New Roman" w:hAnsi="Times New Roman" w:cs="Times New Roman"/>
          <w:sz w:val="26"/>
          <w:szCs w:val="26"/>
        </w:rPr>
        <w:t xml:space="preserve"> </w:t>
      </w:r>
      <w:r w:rsidRPr="00ED66B0">
        <w:rPr>
          <w:rFonts w:ascii="Times New Roman" w:hAnsi="Times New Roman" w:cs="Times New Roman"/>
          <w:sz w:val="26"/>
          <w:szCs w:val="26"/>
        </w:rPr>
        <w:t>Mặc dù ASP.NET Core có cú pháp rõ ràng, nhưng đối với những người mới bắt đầu, việc làm quen với các khái niệm như Dependency Injection, Middleware, và các cấu trúc của ASP.NET Core có thể gặp khó khăn.</w:t>
      </w:r>
    </w:p>
    <w:p w14:paraId="28E86210" w14:textId="1DDE713A" w:rsidR="00ED66B0" w:rsidRPr="00ED66B0" w:rsidRDefault="00ED66B0"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b/>
          <w:bCs/>
          <w:sz w:val="26"/>
          <w:szCs w:val="26"/>
        </w:rPr>
        <w:t>Cập nhật thường xuyên:</w:t>
      </w:r>
      <w:r w:rsidR="00173CFF">
        <w:rPr>
          <w:rFonts w:ascii="Times New Roman" w:hAnsi="Times New Roman" w:cs="Times New Roman"/>
          <w:sz w:val="26"/>
          <w:szCs w:val="26"/>
        </w:rPr>
        <w:t xml:space="preserve"> </w:t>
      </w:r>
      <w:r w:rsidRPr="00ED66B0">
        <w:rPr>
          <w:rFonts w:ascii="Times New Roman" w:hAnsi="Times New Roman" w:cs="Times New Roman"/>
          <w:sz w:val="26"/>
          <w:szCs w:val="26"/>
        </w:rPr>
        <w:t>Microsoft thường xuyên cập nhật ASP.NET Core, điều này có thể gây khó khăn cho lập trình viên trong việc theo kịp các thay đổi và cải tiến mới.</w:t>
      </w:r>
    </w:p>
    <w:p w14:paraId="2CFC47D4" w14:textId="1A853D07" w:rsidR="00ED66B0" w:rsidRPr="00ED66B0" w:rsidRDefault="00ED66B0"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b/>
          <w:bCs/>
          <w:sz w:val="26"/>
          <w:szCs w:val="26"/>
        </w:rPr>
        <w:t>Tài nguyên hệ thống:</w:t>
      </w:r>
      <w:r w:rsidR="00173CFF">
        <w:rPr>
          <w:rFonts w:ascii="Times New Roman" w:hAnsi="Times New Roman" w:cs="Times New Roman"/>
          <w:sz w:val="26"/>
          <w:szCs w:val="26"/>
        </w:rPr>
        <w:t xml:space="preserve"> </w:t>
      </w:r>
      <w:r w:rsidRPr="00ED66B0">
        <w:rPr>
          <w:rFonts w:ascii="Times New Roman" w:hAnsi="Times New Roman" w:cs="Times New Roman"/>
          <w:sz w:val="26"/>
          <w:szCs w:val="26"/>
        </w:rPr>
        <w:t>Mặc dù ASP.NET Core có hiệu suất cao, nhưng trong một số trường hợp, các ứng dụng lớn có thể tiêu tốn nhiều tài nguyên hệ thống hơn so với một số framework khác.</w:t>
      </w:r>
    </w:p>
    <w:p w14:paraId="3DC9AF4E" w14:textId="77777777" w:rsidR="00173CFF" w:rsidRDefault="00ED66B0"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b/>
          <w:bCs/>
          <w:sz w:val="26"/>
          <w:szCs w:val="26"/>
        </w:rPr>
        <w:t>Hỗ trợ cho các công nghệ cũ:</w:t>
      </w:r>
      <w:r w:rsidR="00173CFF">
        <w:rPr>
          <w:rFonts w:ascii="Times New Roman" w:hAnsi="Times New Roman" w:cs="Times New Roman"/>
          <w:sz w:val="26"/>
          <w:szCs w:val="26"/>
        </w:rPr>
        <w:t xml:space="preserve"> </w:t>
      </w:r>
      <w:r w:rsidRPr="00ED66B0">
        <w:rPr>
          <w:rFonts w:ascii="Times New Roman" w:hAnsi="Times New Roman" w:cs="Times New Roman"/>
          <w:sz w:val="26"/>
          <w:szCs w:val="26"/>
        </w:rPr>
        <w:t>Một số công nghệ cũ hoặc thư viện không tương thích tốt với ASP.NET Core, điều này có thể gây khó khăn cho việc tích hợp với các hệ thống hiện có.</w:t>
      </w:r>
    </w:p>
    <w:p w14:paraId="6C63F716" w14:textId="627ECE0F" w:rsidR="00173CFF" w:rsidRPr="00173CFF" w:rsidRDefault="00173CFF" w:rsidP="00A5040F">
      <w:pPr>
        <w:pStyle w:val="c2"/>
        <w:numPr>
          <w:ilvl w:val="1"/>
          <w:numId w:val="4"/>
        </w:numPr>
      </w:pPr>
      <w:bookmarkStart w:id="372" w:name="_Toc185793360"/>
      <w:bookmarkStart w:id="373" w:name="_Toc185793430"/>
      <w:bookmarkStart w:id="374" w:name="_Toc185793850"/>
      <w:r w:rsidRPr="00173CFF">
        <w:t>ReactJS</w:t>
      </w:r>
      <w:bookmarkEnd w:id="372"/>
      <w:bookmarkEnd w:id="373"/>
      <w:bookmarkEnd w:id="374"/>
    </w:p>
    <w:p w14:paraId="06148E1D" w14:textId="24C426F1" w:rsidR="00173CFF" w:rsidRPr="00FE034E" w:rsidRDefault="00173CFF" w:rsidP="00A5040F">
      <w:pPr>
        <w:pStyle w:val="c3"/>
        <w:numPr>
          <w:ilvl w:val="2"/>
          <w:numId w:val="4"/>
        </w:numPr>
        <w:rPr>
          <w:i/>
          <w:iCs/>
          <w:rPrChange w:id="375" w:author="Tran Dang" w:date="2024-12-22T20:47:00Z">
            <w:rPr/>
          </w:rPrChange>
        </w:rPr>
      </w:pPr>
      <w:bookmarkStart w:id="376" w:name="_Toc185793361"/>
      <w:bookmarkStart w:id="377" w:name="_Toc185793431"/>
      <w:bookmarkStart w:id="378" w:name="_Toc185793851"/>
      <w:r w:rsidRPr="00FE034E">
        <w:rPr>
          <w:i/>
          <w:iCs/>
          <w:rPrChange w:id="379" w:author="Tran Dang" w:date="2024-12-22T20:47:00Z">
            <w:rPr/>
          </w:rPrChange>
        </w:rPr>
        <w:t>Khái niệm</w:t>
      </w:r>
      <w:bookmarkEnd w:id="376"/>
      <w:bookmarkEnd w:id="377"/>
      <w:bookmarkEnd w:id="378"/>
    </w:p>
    <w:p w14:paraId="6B6A8FCA" w14:textId="03558335" w:rsidR="00173CFF" w:rsidRDefault="00173CFF"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sz w:val="26"/>
          <w:szCs w:val="26"/>
        </w:rPr>
        <w:t>React (còn được gọi là Reactjs hay React.js) là một Thư viện javascript được tạo ra bởi sự cộng tác giữa Facebook và Instagram. Nó cho phép những nhà phát triển web tạo ra giao diện người dung nhanh chóng. Phần Views của Reactjs thường được hiển thị bằng việc chủ yếu dung các component mà chứa các component cụ thể hoặc các thẻ HTML. Một trong những đặc trưng duy nhất của Reactjs là việc render dữ liệu không những có thể thực hiện ở tầng server mà còn ở tầng client.</w:t>
      </w:r>
    </w:p>
    <w:p w14:paraId="328BA2FB" w14:textId="0546F0F3" w:rsidR="00173CFF" w:rsidRPr="00FE034E" w:rsidRDefault="00173CFF" w:rsidP="00A5040F">
      <w:pPr>
        <w:pStyle w:val="c3"/>
        <w:numPr>
          <w:ilvl w:val="2"/>
          <w:numId w:val="4"/>
        </w:numPr>
        <w:rPr>
          <w:i/>
          <w:iCs/>
          <w:rPrChange w:id="380" w:author="Tran Dang" w:date="2024-12-22T20:47:00Z">
            <w:rPr/>
          </w:rPrChange>
        </w:rPr>
      </w:pPr>
      <w:bookmarkStart w:id="381" w:name="_Toc185793362"/>
      <w:bookmarkStart w:id="382" w:name="_Toc185793432"/>
      <w:bookmarkStart w:id="383" w:name="_Toc185793852"/>
      <w:r w:rsidRPr="00FE034E">
        <w:rPr>
          <w:i/>
          <w:iCs/>
          <w:rPrChange w:id="384" w:author="Tran Dang" w:date="2024-12-22T20:47:00Z">
            <w:rPr/>
          </w:rPrChange>
        </w:rPr>
        <w:t>Ưu điểm của ReactJS</w:t>
      </w:r>
      <w:bookmarkEnd w:id="381"/>
      <w:bookmarkEnd w:id="382"/>
      <w:bookmarkEnd w:id="383"/>
    </w:p>
    <w:p w14:paraId="440C660B" w14:textId="758AFDF8" w:rsidR="00173CFF" w:rsidRDefault="00173CFF"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b/>
          <w:bCs/>
          <w:sz w:val="26"/>
          <w:szCs w:val="26"/>
        </w:rPr>
        <w:t xml:space="preserve">Linh hoạt trong </w:t>
      </w:r>
      <w:ins w:id="385" w:author="UyenMinh" w:date="2024-12-22T18:50:00Z">
        <w:r w:rsidR="00132B99">
          <w:rPr>
            <w:rFonts w:ascii="Times New Roman" w:hAnsi="Times New Roman" w:cs="Times New Roman"/>
            <w:b/>
            <w:bCs/>
            <w:sz w:val="26"/>
            <w:szCs w:val="26"/>
          </w:rPr>
          <w:t>t</w:t>
        </w:r>
      </w:ins>
      <w:del w:id="386" w:author="UyenMinh" w:date="2024-12-22T18:50:00Z">
        <w:r w:rsidRPr="00173CFF" w:rsidDel="00132B99">
          <w:rPr>
            <w:rFonts w:ascii="Times New Roman" w:hAnsi="Times New Roman" w:cs="Times New Roman"/>
            <w:b/>
            <w:bCs/>
            <w:sz w:val="26"/>
            <w:szCs w:val="26"/>
          </w:rPr>
          <w:delText>T</w:delText>
        </w:r>
      </w:del>
      <w:r w:rsidRPr="00173CFF">
        <w:rPr>
          <w:rFonts w:ascii="Times New Roman" w:hAnsi="Times New Roman" w:cs="Times New Roman"/>
          <w:b/>
          <w:bCs/>
          <w:sz w:val="26"/>
          <w:szCs w:val="26"/>
        </w:rPr>
        <w:t>hiết kế kiến trúc:</w:t>
      </w:r>
      <w:r>
        <w:rPr>
          <w:rFonts w:ascii="Times New Roman" w:hAnsi="Times New Roman" w:cs="Times New Roman"/>
          <w:sz w:val="26"/>
          <w:szCs w:val="26"/>
        </w:rPr>
        <w:t xml:space="preserve"> </w:t>
      </w:r>
      <w:r w:rsidRPr="00173CFF">
        <w:rPr>
          <w:rFonts w:ascii="Times New Roman" w:hAnsi="Times New Roman" w:cs="Times New Roman"/>
          <w:sz w:val="26"/>
          <w:szCs w:val="26"/>
        </w:rPr>
        <w:t>React tập trung vào việc hiển thị giao diện người dùng và cho phép lập trình viên tự do quyết định cách sắp xếp logic nghiệp vụ. Chính sự linh hoạt này làm cho React trở nên phổ biến, vì nó phù hợp với nhiều loại dự án và phong cách phát triển khác nhau.</w:t>
      </w:r>
    </w:p>
    <w:p w14:paraId="1E287667" w14:textId="36CE9387" w:rsidR="00173CFF" w:rsidRDefault="00173CFF"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b/>
          <w:bCs/>
          <w:sz w:val="26"/>
          <w:szCs w:val="26"/>
        </w:rPr>
        <w:t>Kiến trúc component đơn giản và nhẹ:</w:t>
      </w:r>
      <w:r>
        <w:rPr>
          <w:rFonts w:ascii="Times New Roman" w:hAnsi="Times New Roman" w:cs="Times New Roman"/>
          <w:sz w:val="26"/>
          <w:szCs w:val="26"/>
        </w:rPr>
        <w:t xml:space="preserve"> </w:t>
      </w:r>
      <w:r w:rsidRPr="00173CFF">
        <w:rPr>
          <w:rFonts w:ascii="Times New Roman" w:hAnsi="Times New Roman" w:cs="Times New Roman"/>
          <w:sz w:val="26"/>
          <w:szCs w:val="26"/>
        </w:rPr>
        <w:t>React được xây dựng dựa trên kiến trúc </w:t>
      </w:r>
      <w:r w:rsidRPr="00173CFF">
        <w:rPr>
          <w:rFonts w:ascii="Times New Roman" w:hAnsi="Times New Roman" w:cs="Times New Roman"/>
          <w:b/>
          <w:bCs/>
          <w:sz w:val="26"/>
          <w:szCs w:val="26"/>
        </w:rPr>
        <w:t>component</w:t>
      </w:r>
      <w:r w:rsidRPr="00173CFF">
        <w:rPr>
          <w:rFonts w:ascii="Times New Roman" w:hAnsi="Times New Roman" w:cs="Times New Roman"/>
          <w:sz w:val="26"/>
          <w:szCs w:val="26"/>
        </w:rPr>
        <w:t>, nơi mỗi thành phần có thể được tái sử dụng, giúp ứng dụng dễ mở rộng và duy trì. Các component trong React rất nhẹ và có thể chỉ là các hàm đơn giản trả về JSX.</w:t>
      </w:r>
      <w:r>
        <w:rPr>
          <w:sz w:val="26"/>
          <w:szCs w:val="26"/>
        </w:rPr>
        <w:t xml:space="preserve"> </w:t>
      </w:r>
      <w:r w:rsidRPr="00173CFF">
        <w:rPr>
          <w:rFonts w:ascii="Times New Roman" w:hAnsi="Times New Roman" w:cs="Times New Roman"/>
          <w:sz w:val="26"/>
          <w:szCs w:val="26"/>
        </w:rPr>
        <w:t>Điều này giúp các lập trình viên dễ dàng phát triển các ứng dụng lớn hơn bằng cách chia nhỏ thành các thành phần độc lập, có thể tái sử dụng mà không cần phải lo về việc tích hợp phức tạp.</w:t>
      </w:r>
    </w:p>
    <w:p w14:paraId="0A915B05" w14:textId="77777777" w:rsidR="00173CFF" w:rsidRPr="00173CFF" w:rsidRDefault="00173CFF"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b/>
          <w:bCs/>
          <w:sz w:val="26"/>
          <w:szCs w:val="26"/>
        </w:rPr>
        <w:t>Cộng đồng hỗ trợ lớn:</w:t>
      </w:r>
      <w:r w:rsidRPr="00173CFF">
        <w:rPr>
          <w:rFonts w:ascii="Times New Roman" w:hAnsi="Times New Roman" w:cs="Times New Roman"/>
          <w:sz w:val="26"/>
          <w:szCs w:val="26"/>
        </w:rPr>
        <w:t xml:space="preserve"> Một trong những lý do chính khiến React trở nên phổ biến là nhờ vào số lượng người dùng lớn và sự hỗ trợ từ cộng đồng cũng như các công </w:t>
      </w:r>
      <w:r w:rsidRPr="00173CFF">
        <w:rPr>
          <w:rFonts w:ascii="Times New Roman" w:hAnsi="Times New Roman" w:cs="Times New Roman"/>
          <w:sz w:val="26"/>
          <w:szCs w:val="26"/>
        </w:rPr>
        <w:lastRenderedPageBreak/>
        <w:t>cụ học tập. Đây là yếu tố quan trọng giúp các lập trình viên, đặc biệt là người mới bắt đầu, dễ dàng học và sử dụng React một cách hiệu quả.</w:t>
      </w:r>
    </w:p>
    <w:p w14:paraId="055D74CF" w14:textId="5F3DD848" w:rsidR="00173CFF" w:rsidRPr="00173CFF" w:rsidDel="00132B99" w:rsidRDefault="00173CFF" w:rsidP="00173CFF">
      <w:pPr>
        <w:spacing w:before="120" w:after="120" w:line="312" w:lineRule="auto"/>
        <w:ind w:firstLine="720"/>
        <w:jc w:val="both"/>
        <w:rPr>
          <w:del w:id="387" w:author="UyenMinh" w:date="2024-12-22T18:50:00Z"/>
          <w:rFonts w:ascii="Times New Roman" w:hAnsi="Times New Roman" w:cs="Times New Roman"/>
          <w:sz w:val="26"/>
          <w:szCs w:val="26"/>
        </w:rPr>
      </w:pPr>
      <w:r w:rsidRPr="00173CFF">
        <w:rPr>
          <w:rFonts w:ascii="Times New Roman" w:hAnsi="Times New Roman" w:cs="Times New Roman"/>
          <w:sz w:val="26"/>
          <w:szCs w:val="26"/>
        </w:rPr>
        <w:t>Các diễn đàn lớn như Stack Overflow, </w:t>
      </w:r>
      <w:r w:rsidRPr="00132B99">
        <w:rPr>
          <w:rFonts w:ascii="Times New Roman" w:hAnsi="Times New Roman" w:cs="Times New Roman"/>
          <w:bCs/>
          <w:sz w:val="26"/>
          <w:szCs w:val="26"/>
          <w:rPrChange w:id="388" w:author="UyenMinh" w:date="2024-12-22T18:50:00Z">
            <w:rPr>
              <w:rFonts w:ascii="Times New Roman" w:hAnsi="Times New Roman" w:cs="Times New Roman"/>
              <w:b/>
              <w:bCs/>
              <w:sz w:val="26"/>
              <w:szCs w:val="26"/>
            </w:rPr>
          </w:rPrChange>
        </w:rPr>
        <w:t>Reddit</w:t>
      </w:r>
      <w:r w:rsidRPr="00132B99">
        <w:rPr>
          <w:rFonts w:ascii="Times New Roman" w:hAnsi="Times New Roman" w:cs="Times New Roman"/>
          <w:sz w:val="26"/>
          <w:szCs w:val="26"/>
        </w:rPr>
        <w:t>, </w:t>
      </w:r>
      <w:r w:rsidRPr="00132B99">
        <w:rPr>
          <w:rFonts w:ascii="Times New Roman" w:hAnsi="Times New Roman" w:cs="Times New Roman"/>
          <w:bCs/>
          <w:sz w:val="26"/>
          <w:szCs w:val="26"/>
          <w:rPrChange w:id="389" w:author="UyenMinh" w:date="2024-12-22T18:50:00Z">
            <w:rPr>
              <w:rFonts w:ascii="Times New Roman" w:hAnsi="Times New Roman" w:cs="Times New Roman"/>
              <w:b/>
              <w:bCs/>
              <w:sz w:val="26"/>
              <w:szCs w:val="26"/>
            </w:rPr>
          </w:rPrChange>
        </w:rPr>
        <w:t>Dev.to</w:t>
      </w:r>
      <w:r w:rsidRPr="00132B99">
        <w:rPr>
          <w:rFonts w:ascii="Times New Roman" w:hAnsi="Times New Roman" w:cs="Times New Roman"/>
          <w:sz w:val="26"/>
          <w:szCs w:val="26"/>
        </w:rPr>
        <w:t>, và </w:t>
      </w:r>
      <w:r w:rsidRPr="00132B99">
        <w:rPr>
          <w:rFonts w:ascii="Times New Roman" w:hAnsi="Times New Roman" w:cs="Times New Roman"/>
          <w:bCs/>
          <w:sz w:val="26"/>
          <w:szCs w:val="26"/>
          <w:rPrChange w:id="390" w:author="UyenMinh" w:date="2024-12-22T18:50:00Z">
            <w:rPr>
              <w:rFonts w:ascii="Times New Roman" w:hAnsi="Times New Roman" w:cs="Times New Roman"/>
              <w:b/>
              <w:bCs/>
              <w:sz w:val="26"/>
              <w:szCs w:val="26"/>
            </w:rPr>
          </w:rPrChange>
        </w:rPr>
        <w:t>Github</w:t>
      </w:r>
      <w:r w:rsidRPr="00173CFF">
        <w:rPr>
          <w:rFonts w:ascii="Times New Roman" w:hAnsi="Times New Roman" w:cs="Times New Roman"/>
          <w:sz w:val="26"/>
          <w:szCs w:val="26"/>
        </w:rPr>
        <w:t> chứa đầy các câu hỏi, câu trả lời và bài viết liên quan đến React, giúp người học dễ dàng tìm thấy sự trợ giúp khi gặp khó khăn</w:t>
      </w:r>
      <w:ins w:id="391" w:author="UyenMinh" w:date="2024-12-22T18:51:00Z">
        <w:r w:rsidR="00132B99">
          <w:rPr>
            <w:rFonts w:ascii="Times New Roman" w:hAnsi="Times New Roman" w:cs="Times New Roman"/>
            <w:sz w:val="26"/>
            <w:szCs w:val="26"/>
          </w:rPr>
          <w:t xml:space="preserve">. </w:t>
        </w:r>
      </w:ins>
      <w:del w:id="392" w:author="UyenMinh" w:date="2024-12-22T18:51:00Z">
        <w:r w:rsidRPr="00173CFF" w:rsidDel="00132B99">
          <w:rPr>
            <w:rFonts w:ascii="Times New Roman" w:hAnsi="Times New Roman" w:cs="Times New Roman"/>
            <w:sz w:val="26"/>
            <w:szCs w:val="26"/>
          </w:rPr>
          <w:delText>.</w:delText>
        </w:r>
      </w:del>
    </w:p>
    <w:p w14:paraId="6D56E032" w14:textId="2A3716C8" w:rsidR="00173CFF" w:rsidRDefault="00173CFF" w:rsidP="00132B99">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sz w:val="26"/>
          <w:szCs w:val="26"/>
        </w:rPr>
        <w:t>React được duy trì và phát triển bởi </w:t>
      </w:r>
      <w:r w:rsidRPr="00132B99">
        <w:rPr>
          <w:rFonts w:ascii="Times New Roman" w:hAnsi="Times New Roman" w:cs="Times New Roman"/>
          <w:bCs/>
          <w:sz w:val="26"/>
          <w:szCs w:val="26"/>
          <w:rPrChange w:id="393" w:author="UyenMinh" w:date="2024-12-22T18:50:00Z">
            <w:rPr>
              <w:rFonts w:ascii="Times New Roman" w:hAnsi="Times New Roman" w:cs="Times New Roman"/>
              <w:b/>
              <w:bCs/>
              <w:sz w:val="26"/>
              <w:szCs w:val="26"/>
            </w:rPr>
          </w:rPrChange>
        </w:rPr>
        <w:t>Facebook</w:t>
      </w:r>
      <w:r w:rsidRPr="00132B99">
        <w:rPr>
          <w:rFonts w:ascii="Times New Roman" w:hAnsi="Times New Roman" w:cs="Times New Roman"/>
          <w:sz w:val="26"/>
          <w:szCs w:val="26"/>
        </w:rPr>
        <w:t> (</w:t>
      </w:r>
      <w:r w:rsidRPr="00173CFF">
        <w:rPr>
          <w:rFonts w:ascii="Times New Roman" w:hAnsi="Times New Roman" w:cs="Times New Roman"/>
          <w:sz w:val="26"/>
          <w:szCs w:val="26"/>
        </w:rPr>
        <w:t>Meta), một trong những công ty công nghệ lớn nhất thế giới. Điều này đảm bảo rằng React sẽ nhận được sự hỗ trợ liên tục và các bản cập nhật mới, giúp lập trình viên yên tâm rằng React sẽ tiếp tục phát triển và phù hợp với các dự án dài hạn.</w:t>
      </w:r>
    </w:p>
    <w:p w14:paraId="1E71C615" w14:textId="2DE551E6" w:rsidR="00173CFF" w:rsidRPr="00FE034E" w:rsidRDefault="00173CFF" w:rsidP="00A5040F">
      <w:pPr>
        <w:pStyle w:val="c3"/>
        <w:numPr>
          <w:ilvl w:val="2"/>
          <w:numId w:val="4"/>
        </w:numPr>
        <w:rPr>
          <w:i/>
          <w:iCs/>
          <w:rPrChange w:id="394" w:author="Tran Dang" w:date="2024-12-22T20:47:00Z">
            <w:rPr/>
          </w:rPrChange>
        </w:rPr>
      </w:pPr>
      <w:bookmarkStart w:id="395" w:name="_Toc185793363"/>
      <w:bookmarkStart w:id="396" w:name="_Toc185793433"/>
      <w:bookmarkStart w:id="397" w:name="_Toc185793853"/>
      <w:r w:rsidRPr="00FE034E">
        <w:rPr>
          <w:i/>
          <w:iCs/>
          <w:rPrChange w:id="398" w:author="Tran Dang" w:date="2024-12-22T20:47:00Z">
            <w:rPr/>
          </w:rPrChange>
        </w:rPr>
        <w:t>Nhược điểm của ReactJS</w:t>
      </w:r>
      <w:bookmarkEnd w:id="395"/>
      <w:bookmarkEnd w:id="396"/>
      <w:bookmarkEnd w:id="397"/>
    </w:p>
    <w:p w14:paraId="003D7FE9" w14:textId="61D0F95B" w:rsidR="00173CFF" w:rsidRPr="00173CFF" w:rsidRDefault="00173CFF" w:rsidP="00173CFF">
      <w:pPr>
        <w:spacing w:before="120" w:after="120" w:line="312" w:lineRule="auto"/>
        <w:ind w:firstLine="720"/>
        <w:jc w:val="both"/>
        <w:rPr>
          <w:rFonts w:ascii="Times New Roman" w:hAnsi="Times New Roman" w:cs="Times New Roman"/>
          <w:sz w:val="26"/>
          <w:szCs w:val="26"/>
        </w:rPr>
      </w:pPr>
      <w:r w:rsidRPr="00CC6226">
        <w:rPr>
          <w:rFonts w:ascii="Times New Roman" w:hAnsi="Times New Roman" w:cs="Times New Roman"/>
          <w:bCs/>
          <w:sz w:val="26"/>
          <w:szCs w:val="26"/>
          <w:rPrChange w:id="399" w:author="UyenMinh" w:date="2024-12-22T18:51:00Z">
            <w:rPr>
              <w:rFonts w:ascii="Times New Roman" w:hAnsi="Times New Roman" w:cs="Times New Roman"/>
              <w:b/>
              <w:bCs/>
              <w:sz w:val="26"/>
              <w:szCs w:val="26"/>
            </w:rPr>
          </w:rPrChange>
        </w:rPr>
        <w:t>Reactjs chỉ phục vụ cho tầng View:</w:t>
      </w:r>
      <w:r w:rsidRPr="00173CFF">
        <w:rPr>
          <w:rFonts w:ascii="Times New Roman" w:hAnsi="Times New Roman" w:cs="Times New Roman"/>
          <w:sz w:val="26"/>
          <w:szCs w:val="26"/>
        </w:rPr>
        <w:t xml:space="preserve"> React chỉ là View Library nó không phải là một MVC framework như những framework khác. Đây chỉ là thư viện của Facebook giúp render ra phần view. Vì thế React sẽ không có phần Model và Controller, mà phải kết hợp với các thư viện khác. React cũng sẽ không có </w:t>
      </w:r>
      <w:r w:rsidR="00DA4F16">
        <w:rPr>
          <w:rFonts w:ascii="Times New Roman" w:hAnsi="Times New Roman" w:cs="Times New Roman"/>
          <w:sz w:val="26"/>
          <w:szCs w:val="26"/>
        </w:rPr>
        <w:t>“two</w:t>
      </w:r>
      <w:r w:rsidR="00DA4F16" w:rsidRPr="00173CFF">
        <w:rPr>
          <w:rFonts w:ascii="Times New Roman" w:hAnsi="Times New Roman" w:cs="Times New Roman"/>
          <w:sz w:val="26"/>
          <w:szCs w:val="26"/>
        </w:rPr>
        <w:t>-way</w:t>
      </w:r>
      <w:r w:rsidR="00DA4F16">
        <w:rPr>
          <w:rFonts w:ascii="Times New Roman" w:hAnsi="Times New Roman" w:cs="Times New Roman"/>
          <w:sz w:val="26"/>
          <w:szCs w:val="26"/>
        </w:rPr>
        <w:t xml:space="preserve">” </w:t>
      </w:r>
      <w:r w:rsidRPr="00173CFF">
        <w:rPr>
          <w:rFonts w:ascii="Times New Roman" w:hAnsi="Times New Roman" w:cs="Times New Roman"/>
          <w:sz w:val="26"/>
          <w:szCs w:val="26"/>
        </w:rPr>
        <w:t>binding hay là Ajax</w:t>
      </w:r>
    </w:p>
    <w:p w14:paraId="6350E5C8" w14:textId="5F7B7BE7" w:rsidR="00173CFF" w:rsidRPr="00173CFF" w:rsidRDefault="00173CFF" w:rsidP="00591589">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sz w:val="26"/>
          <w:szCs w:val="26"/>
        </w:rPr>
        <w:t>Tích hợp Reactjs vào các framework MVC truyền thống yêu cầu cần phải cấu hình lại.</w:t>
      </w:r>
    </w:p>
    <w:p w14:paraId="6482E464" w14:textId="2CC74787" w:rsidR="00173CFF" w:rsidRPr="00173CFF" w:rsidRDefault="00173CFF"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sz w:val="26"/>
          <w:szCs w:val="26"/>
        </w:rPr>
        <w:t>React khá nặng nếu so với các framework khác React có kích thước tương tương với Angular (Khoảng 35kb so với 39kb của Angular). Trong khi đó Angular là một framework hoàn chỉnh</w:t>
      </w:r>
      <w:ins w:id="400" w:author="UyenMinh" w:date="2024-12-22T18:52:00Z">
        <w:r w:rsidR="00CC6226">
          <w:rPr>
            <w:rFonts w:ascii="Times New Roman" w:hAnsi="Times New Roman" w:cs="Times New Roman"/>
            <w:sz w:val="26"/>
            <w:szCs w:val="26"/>
          </w:rPr>
          <w:t>.</w:t>
        </w:r>
      </w:ins>
    </w:p>
    <w:p w14:paraId="6C3A7C63" w14:textId="5763DAA1" w:rsidR="005F2772" w:rsidRPr="00173CFF" w:rsidRDefault="00173CFF" w:rsidP="005F2772">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sz w:val="26"/>
          <w:szCs w:val="26"/>
        </w:rPr>
        <w:t xml:space="preserve">Khó tiếp cận cho người mới học </w:t>
      </w:r>
      <w:ins w:id="401" w:author="UyenMinh" w:date="2024-12-22T18:52:00Z">
        <w:r w:rsidR="00CC6226">
          <w:rPr>
            <w:rFonts w:ascii="Times New Roman" w:hAnsi="Times New Roman" w:cs="Times New Roman"/>
            <w:sz w:val="26"/>
            <w:szCs w:val="26"/>
          </w:rPr>
          <w:t xml:space="preserve">lập trình </w:t>
        </w:r>
      </w:ins>
      <w:r w:rsidRPr="00173CFF">
        <w:rPr>
          <w:rFonts w:ascii="Times New Roman" w:hAnsi="Times New Roman" w:cs="Times New Roman"/>
          <w:sz w:val="26"/>
          <w:szCs w:val="26"/>
        </w:rPr>
        <w:t>Web</w:t>
      </w:r>
      <w:ins w:id="402" w:author="UyenMinh" w:date="2024-12-22T18:52:00Z">
        <w:r w:rsidR="00CC6226">
          <w:rPr>
            <w:rFonts w:ascii="Times New Roman" w:hAnsi="Times New Roman" w:cs="Times New Roman"/>
            <w:sz w:val="26"/>
            <w:szCs w:val="26"/>
          </w:rPr>
          <w:t>.</w:t>
        </w:r>
      </w:ins>
    </w:p>
    <w:p w14:paraId="2DFE7D3C" w14:textId="38E3C471" w:rsidR="00173CFF" w:rsidRPr="00173CFF" w:rsidRDefault="00173CFF" w:rsidP="00173CFF">
      <w:pPr>
        <w:spacing w:before="120" w:after="120" w:line="312" w:lineRule="auto"/>
        <w:jc w:val="both"/>
        <w:rPr>
          <w:rFonts w:ascii="Times New Roman" w:hAnsi="Times New Roman" w:cs="Times New Roman"/>
          <w:sz w:val="26"/>
          <w:szCs w:val="26"/>
        </w:rPr>
      </w:pPr>
    </w:p>
    <w:p w14:paraId="353F9223" w14:textId="11530F95" w:rsidR="00173CFF" w:rsidRPr="00173CFF" w:rsidRDefault="00173CFF" w:rsidP="00173CFF">
      <w:pPr>
        <w:spacing w:before="120" w:after="120" w:line="312" w:lineRule="auto"/>
        <w:jc w:val="both"/>
        <w:rPr>
          <w:rFonts w:ascii="Times New Roman" w:hAnsi="Times New Roman" w:cs="Times New Roman"/>
          <w:sz w:val="26"/>
          <w:szCs w:val="26"/>
        </w:rPr>
      </w:pPr>
    </w:p>
    <w:p w14:paraId="2CE69210" w14:textId="3BAF02D4" w:rsidR="00B97D89" w:rsidRPr="00173CFF" w:rsidRDefault="00B97D89" w:rsidP="00173CFF">
      <w:pPr>
        <w:spacing w:before="120" w:after="120" w:line="312" w:lineRule="auto"/>
        <w:ind w:firstLine="720"/>
        <w:jc w:val="both"/>
        <w:rPr>
          <w:rFonts w:ascii="Times New Roman" w:hAnsi="Times New Roman" w:cs="Times New Roman"/>
          <w:sz w:val="26"/>
          <w:szCs w:val="26"/>
        </w:rPr>
      </w:pPr>
      <w:r w:rsidRPr="00173CFF">
        <w:rPr>
          <w:rFonts w:ascii="Times New Roman" w:hAnsi="Times New Roman" w:cs="Times New Roman"/>
          <w:sz w:val="26"/>
          <w:szCs w:val="26"/>
        </w:rPr>
        <w:br w:type="page"/>
      </w:r>
    </w:p>
    <w:p w14:paraId="121C1A9E" w14:textId="014DC07F" w:rsidR="007B2769" w:rsidRDefault="007B2769" w:rsidP="00A5040F">
      <w:pPr>
        <w:pStyle w:val="c1"/>
      </w:pPr>
      <w:bookmarkStart w:id="403" w:name="_Toc185793364"/>
      <w:bookmarkStart w:id="404" w:name="_Toc185793434"/>
      <w:bookmarkStart w:id="405" w:name="_Toc185793854"/>
      <w:r w:rsidRPr="008E2349">
        <w:lastRenderedPageBreak/>
        <w:t xml:space="preserve">CHƯƠNG </w:t>
      </w:r>
      <w:r w:rsidR="008E2349" w:rsidRPr="008E2349">
        <w:t>2</w:t>
      </w:r>
      <w:r w:rsidR="00CC1A44" w:rsidRPr="008E2349">
        <w:t>: XÂY DỰNG CHƯƠNG TRÌNH</w:t>
      </w:r>
      <w:bookmarkEnd w:id="403"/>
      <w:bookmarkEnd w:id="404"/>
      <w:bookmarkEnd w:id="405"/>
    </w:p>
    <w:p w14:paraId="721642A0" w14:textId="634BF0A0" w:rsidR="00D86AF1" w:rsidRPr="008E2349" w:rsidRDefault="007F46F9" w:rsidP="00A5040F">
      <w:pPr>
        <w:pStyle w:val="c1"/>
      </w:pPr>
      <w:r>
        <w:t xml:space="preserve">Đổi thành: </w:t>
      </w:r>
      <w:r w:rsidRPr="007F46F9">
        <w:rPr>
          <w:color w:val="FF0000"/>
        </w:rPr>
        <w:t>PHÂN TÍCH THIẾT KẾ HỆ THỐNG</w:t>
      </w:r>
    </w:p>
    <w:p w14:paraId="3F5FD264" w14:textId="4D574FAC" w:rsidR="00CC1A44" w:rsidRPr="00CA66AD" w:rsidRDefault="00CA66AD" w:rsidP="00A5040F">
      <w:pPr>
        <w:pStyle w:val="c2"/>
      </w:pPr>
      <w:bookmarkStart w:id="406" w:name="_Toc185793365"/>
      <w:bookmarkStart w:id="407" w:name="_Toc185793435"/>
      <w:bookmarkStart w:id="408" w:name="_Toc185793855"/>
      <w:r>
        <w:t xml:space="preserve">2.1. </w:t>
      </w:r>
      <w:r w:rsidR="0077176C" w:rsidRPr="00CA66AD">
        <w:t>Đặc</w:t>
      </w:r>
      <w:r w:rsidR="00881F82" w:rsidRPr="00CA66AD">
        <w:t xml:space="preserve"> tả hệ thống</w:t>
      </w:r>
      <w:bookmarkEnd w:id="406"/>
      <w:bookmarkEnd w:id="407"/>
      <w:bookmarkEnd w:id="408"/>
    </w:p>
    <w:p w14:paraId="177E9F1C" w14:textId="77777777" w:rsidR="00CC6226" w:rsidRDefault="001F5C33" w:rsidP="00A5040F">
      <w:pPr>
        <w:spacing w:after="120" w:line="312" w:lineRule="auto"/>
        <w:ind w:firstLine="720"/>
        <w:jc w:val="both"/>
        <w:rPr>
          <w:ins w:id="409" w:author="UyenMinh" w:date="2024-12-22T18:54:00Z"/>
          <w:rFonts w:ascii="Times New Roman" w:hAnsi="Times New Roman" w:cs="Times New Roman"/>
          <w:sz w:val="26"/>
          <w:szCs w:val="26"/>
        </w:rPr>
      </w:pPr>
      <w:r>
        <w:rPr>
          <w:rFonts w:ascii="Times New Roman" w:hAnsi="Times New Roman" w:cs="Times New Roman"/>
          <w:sz w:val="26"/>
          <w:szCs w:val="26"/>
        </w:rPr>
        <w:t xml:space="preserve">Website “Hỗ trợ ôn thi Olympic Tin học sinh viên” là một website hỗ trợ sinh viên ôn tập và luyện tư duy thuật toán bằng cách giải bài, nộp bài và nhận kết quả ngay lập tức thông qua website một cách online và tự động. </w:t>
      </w:r>
    </w:p>
    <w:p w14:paraId="08CD48B6" w14:textId="33231E38" w:rsidR="007F46F9" w:rsidRDefault="007F46F9">
      <w:pPr>
        <w:pStyle w:val="ListParagraph"/>
        <w:numPr>
          <w:ilvl w:val="0"/>
          <w:numId w:val="24"/>
        </w:numPr>
        <w:tabs>
          <w:tab w:val="center" w:pos="426"/>
        </w:tabs>
        <w:spacing w:after="120" w:line="312" w:lineRule="auto"/>
        <w:ind w:left="0" w:firstLine="0"/>
        <w:jc w:val="both"/>
        <w:rPr>
          <w:rFonts w:ascii="Times New Roman" w:hAnsi="Times New Roman" w:cs="Times New Roman"/>
          <w:b/>
          <w:bCs/>
          <w:i/>
          <w:iCs/>
          <w:sz w:val="26"/>
          <w:szCs w:val="26"/>
        </w:rPr>
      </w:pPr>
      <w:r w:rsidRPr="007F46F9">
        <w:rPr>
          <w:rFonts w:ascii="Times New Roman" w:hAnsi="Times New Roman" w:cs="Times New Roman"/>
          <w:b/>
          <w:bCs/>
          <w:i/>
          <w:iCs/>
          <w:color w:val="FF0000"/>
          <w:sz w:val="26"/>
          <w:szCs w:val="26"/>
        </w:rPr>
        <w:t>Mô tả chức năng của Website:</w:t>
      </w:r>
    </w:p>
    <w:p w14:paraId="654B2202" w14:textId="77777777" w:rsidR="007F46F9" w:rsidRDefault="007F46F9" w:rsidP="007F46F9">
      <w:pPr>
        <w:pStyle w:val="ListParagraph"/>
        <w:tabs>
          <w:tab w:val="center" w:pos="426"/>
        </w:tabs>
        <w:spacing w:after="120" w:line="312" w:lineRule="auto"/>
        <w:ind w:left="0"/>
        <w:jc w:val="both"/>
        <w:rPr>
          <w:rFonts w:ascii="Times New Roman" w:hAnsi="Times New Roman" w:cs="Times New Roman"/>
          <w:b/>
          <w:bCs/>
          <w:i/>
          <w:iCs/>
          <w:sz w:val="26"/>
          <w:szCs w:val="26"/>
        </w:rPr>
      </w:pPr>
    </w:p>
    <w:p w14:paraId="3D8065EB" w14:textId="735B18A4" w:rsidR="008E29C2" w:rsidRPr="008E29C2" w:rsidRDefault="00CC6226">
      <w:pPr>
        <w:pStyle w:val="ListParagraph"/>
        <w:numPr>
          <w:ilvl w:val="0"/>
          <w:numId w:val="24"/>
        </w:numPr>
        <w:tabs>
          <w:tab w:val="center" w:pos="426"/>
        </w:tabs>
        <w:spacing w:after="120" w:line="312" w:lineRule="auto"/>
        <w:ind w:left="0" w:firstLine="0"/>
        <w:jc w:val="both"/>
        <w:rPr>
          <w:ins w:id="410" w:author="Tran Dang" w:date="2024-12-22T20:58:00Z"/>
          <w:rFonts w:ascii="Times New Roman" w:hAnsi="Times New Roman" w:cs="Times New Roman"/>
          <w:b/>
          <w:bCs/>
          <w:i/>
          <w:iCs/>
          <w:sz w:val="26"/>
          <w:szCs w:val="26"/>
          <w:rPrChange w:id="411" w:author="Tran Dang" w:date="2024-12-22T20:58:00Z">
            <w:rPr>
              <w:ins w:id="412" w:author="Tran Dang" w:date="2024-12-22T20:58:00Z"/>
              <w:rFonts w:ascii="Times New Roman" w:hAnsi="Times New Roman" w:cs="Times New Roman"/>
              <w:sz w:val="26"/>
              <w:szCs w:val="26"/>
            </w:rPr>
          </w:rPrChange>
        </w:rPr>
      </w:pPr>
      <w:ins w:id="413" w:author="UyenMinh" w:date="2024-12-22T18:57:00Z">
        <w:r w:rsidRPr="008E29C2">
          <w:rPr>
            <w:rFonts w:ascii="Times New Roman" w:hAnsi="Times New Roman" w:cs="Times New Roman"/>
            <w:b/>
            <w:bCs/>
            <w:i/>
            <w:iCs/>
            <w:sz w:val="26"/>
            <w:szCs w:val="26"/>
            <w:rPrChange w:id="414" w:author="Tran Dang" w:date="2024-12-22T20:58:00Z">
              <w:rPr>
                <w:rFonts w:ascii="Times New Roman" w:hAnsi="Times New Roman" w:cs="Times New Roman"/>
                <w:sz w:val="26"/>
                <w:szCs w:val="26"/>
              </w:rPr>
            </w:rPrChange>
          </w:rPr>
          <w:t xml:space="preserve">Mô tả tài khoản người dùng: </w:t>
        </w:r>
      </w:ins>
    </w:p>
    <w:p w14:paraId="69348A71" w14:textId="67C07FB9" w:rsidR="00CA66AD" w:rsidRPr="00CC6226" w:rsidRDefault="008E29C2">
      <w:pPr>
        <w:pStyle w:val="ListParagraph"/>
        <w:tabs>
          <w:tab w:val="center" w:pos="426"/>
        </w:tabs>
        <w:spacing w:after="120" w:line="312" w:lineRule="auto"/>
        <w:ind w:left="0"/>
        <w:jc w:val="both"/>
        <w:rPr>
          <w:rFonts w:ascii="Times New Roman" w:hAnsi="Times New Roman" w:cs="Times New Roman"/>
          <w:sz w:val="26"/>
          <w:szCs w:val="26"/>
          <w:rPrChange w:id="415" w:author="UyenMinh" w:date="2024-12-22T18:57:00Z">
            <w:rPr/>
          </w:rPrChange>
        </w:rPr>
        <w:pPrChange w:id="416" w:author="Tran Dang" w:date="2024-12-22T20:58:00Z">
          <w:pPr>
            <w:spacing w:after="120" w:line="312" w:lineRule="auto"/>
            <w:ind w:firstLine="720"/>
            <w:jc w:val="both"/>
          </w:pPr>
        </w:pPrChange>
      </w:pPr>
      <w:ins w:id="417" w:author="Tran Dang" w:date="2024-12-22T20:58:00Z">
        <w:r>
          <w:rPr>
            <w:rFonts w:ascii="Times New Roman" w:hAnsi="Times New Roman" w:cs="Times New Roman"/>
            <w:sz w:val="26"/>
            <w:szCs w:val="26"/>
          </w:rPr>
          <w:tab/>
        </w:r>
        <w:r>
          <w:rPr>
            <w:rFonts w:ascii="Times New Roman" w:hAnsi="Times New Roman" w:cs="Times New Roman"/>
            <w:sz w:val="26"/>
            <w:szCs w:val="26"/>
          </w:rPr>
          <w:tab/>
        </w:r>
      </w:ins>
      <w:del w:id="418" w:author="UyenMinh" w:date="2024-12-22T18:57:00Z">
        <w:r w:rsidR="001F5C33" w:rsidRPr="00CC6226" w:rsidDel="00CC6226">
          <w:rPr>
            <w:rFonts w:ascii="Times New Roman" w:hAnsi="Times New Roman" w:cs="Times New Roman"/>
            <w:sz w:val="26"/>
            <w:szCs w:val="26"/>
            <w:rPrChange w:id="419" w:author="UyenMinh" w:date="2024-12-22T18:57:00Z">
              <w:rPr/>
            </w:rPrChange>
          </w:rPr>
          <w:delText xml:space="preserve">Website </w:delText>
        </w:r>
      </w:del>
      <w:ins w:id="420" w:author="UyenMinh" w:date="2024-12-22T18:57:00Z">
        <w:r w:rsidR="00CC6226">
          <w:rPr>
            <w:rFonts w:ascii="Times New Roman" w:hAnsi="Times New Roman" w:cs="Times New Roman"/>
            <w:sz w:val="26"/>
            <w:szCs w:val="26"/>
          </w:rPr>
          <w:t>Khi người dùng sử dụng hệ thống sẽ được phân</w:t>
        </w:r>
      </w:ins>
      <w:ins w:id="421" w:author="UyenMinh" w:date="2024-12-22T18:58:00Z">
        <w:r w:rsidR="00CC6226">
          <w:rPr>
            <w:rFonts w:ascii="Times New Roman" w:hAnsi="Times New Roman" w:cs="Times New Roman"/>
            <w:sz w:val="26"/>
            <w:szCs w:val="26"/>
          </w:rPr>
          <w:t xml:space="preserve"> thành một trong</w:t>
        </w:r>
      </w:ins>
      <w:ins w:id="422" w:author="Tran Dang" w:date="2024-12-22T20:58:00Z">
        <w:r>
          <w:rPr>
            <w:rFonts w:ascii="Times New Roman" w:hAnsi="Times New Roman" w:cs="Times New Roman"/>
            <w:sz w:val="26"/>
            <w:szCs w:val="26"/>
          </w:rPr>
          <w:t xml:space="preserve"> </w:t>
        </w:r>
      </w:ins>
      <w:del w:id="423" w:author="UyenMinh" w:date="2024-12-22T18:58:00Z">
        <w:r w:rsidR="001F5C33" w:rsidRPr="00CC6226" w:rsidDel="00CC6226">
          <w:rPr>
            <w:rFonts w:ascii="Times New Roman" w:hAnsi="Times New Roman" w:cs="Times New Roman"/>
            <w:sz w:val="26"/>
            <w:szCs w:val="26"/>
            <w:rPrChange w:id="424" w:author="UyenMinh" w:date="2024-12-22T18:57:00Z">
              <w:rPr/>
            </w:rPrChange>
          </w:rPr>
          <w:delText xml:space="preserve">gồm </w:delText>
        </w:r>
      </w:del>
      <w:r w:rsidR="001F5C33" w:rsidRPr="00CC6226">
        <w:rPr>
          <w:rFonts w:ascii="Times New Roman" w:hAnsi="Times New Roman" w:cs="Times New Roman"/>
          <w:sz w:val="26"/>
          <w:szCs w:val="26"/>
          <w:rPrChange w:id="425" w:author="UyenMinh" w:date="2024-12-22T18:57:00Z">
            <w:rPr/>
          </w:rPrChange>
        </w:rPr>
        <w:t xml:space="preserve">3 quyền và giới hạn của các quyền </w:t>
      </w:r>
      <w:ins w:id="426" w:author="UyenMinh" w:date="2024-12-22T18:58:00Z">
        <w:r w:rsidR="00CC6226">
          <w:rPr>
            <w:rFonts w:ascii="Times New Roman" w:hAnsi="Times New Roman" w:cs="Times New Roman"/>
            <w:sz w:val="26"/>
            <w:szCs w:val="26"/>
          </w:rPr>
          <w:t xml:space="preserve">được mô tả </w:t>
        </w:r>
      </w:ins>
      <w:r w:rsidR="001F5C33" w:rsidRPr="00CC6226">
        <w:rPr>
          <w:rFonts w:ascii="Times New Roman" w:hAnsi="Times New Roman" w:cs="Times New Roman"/>
          <w:sz w:val="26"/>
          <w:szCs w:val="26"/>
          <w:rPrChange w:id="427" w:author="UyenMinh" w:date="2024-12-22T18:57:00Z">
            <w:rPr/>
          </w:rPrChange>
        </w:rPr>
        <w:t xml:space="preserve">như sau: </w:t>
      </w:r>
    </w:p>
    <w:p w14:paraId="0C291115" w14:textId="1CE8AF15" w:rsidR="001F5C33" w:rsidRDefault="001F5C33">
      <w:pPr>
        <w:spacing w:after="120" w:line="312" w:lineRule="auto"/>
        <w:ind w:left="426"/>
        <w:jc w:val="both"/>
        <w:rPr>
          <w:rFonts w:ascii="Times New Roman" w:hAnsi="Times New Roman" w:cs="Times New Roman"/>
          <w:sz w:val="26"/>
          <w:szCs w:val="26"/>
        </w:rPr>
        <w:pPrChange w:id="428" w:author="UyenMinh" w:date="2024-12-22T18:57:00Z">
          <w:pPr>
            <w:spacing w:after="120" w:line="312" w:lineRule="auto"/>
            <w:jc w:val="both"/>
          </w:pPr>
        </w:pPrChange>
      </w:pPr>
      <w:r w:rsidRPr="0055089E">
        <w:rPr>
          <w:rFonts w:ascii="Times New Roman" w:hAnsi="Times New Roman" w:cs="Times New Roman"/>
          <w:b/>
          <w:bCs/>
          <w:sz w:val="26"/>
          <w:szCs w:val="26"/>
        </w:rPr>
        <w:t>+ Khách:</w:t>
      </w:r>
      <w:r>
        <w:rPr>
          <w:rFonts w:ascii="Times New Roman" w:hAnsi="Times New Roman" w:cs="Times New Roman"/>
          <w:sz w:val="26"/>
          <w:szCs w:val="26"/>
        </w:rPr>
        <w:t xml:space="preserve"> Quyền khách chỉ được xem các thông tin </w:t>
      </w:r>
      <w:r w:rsidR="0055089E">
        <w:rPr>
          <w:rFonts w:ascii="Times New Roman" w:hAnsi="Times New Roman" w:cs="Times New Roman"/>
          <w:sz w:val="26"/>
          <w:szCs w:val="26"/>
        </w:rPr>
        <w:t>cơ bản của của website. Họ không được quyền nộp bài và không có hồ sơ cá nhân của mình.</w:t>
      </w:r>
    </w:p>
    <w:p w14:paraId="25917792" w14:textId="5B3C2CD8" w:rsidR="0055089E" w:rsidRDefault="0055089E">
      <w:pPr>
        <w:spacing w:after="120" w:line="312" w:lineRule="auto"/>
        <w:ind w:left="426"/>
        <w:jc w:val="both"/>
        <w:rPr>
          <w:rFonts w:ascii="Times New Roman" w:hAnsi="Times New Roman" w:cs="Times New Roman"/>
          <w:sz w:val="26"/>
          <w:szCs w:val="26"/>
        </w:rPr>
        <w:pPrChange w:id="429" w:author="UyenMinh" w:date="2024-12-22T18:57:00Z">
          <w:pPr>
            <w:spacing w:after="120" w:line="312" w:lineRule="auto"/>
            <w:jc w:val="both"/>
          </w:pPr>
        </w:pPrChange>
      </w:pPr>
      <w:r w:rsidRPr="0055089E">
        <w:rPr>
          <w:rFonts w:ascii="Times New Roman" w:hAnsi="Times New Roman" w:cs="Times New Roman"/>
          <w:b/>
          <w:bCs/>
          <w:sz w:val="26"/>
          <w:szCs w:val="26"/>
        </w:rPr>
        <w:t>+ Người dùng:</w:t>
      </w:r>
      <w:r>
        <w:rPr>
          <w:rFonts w:ascii="Times New Roman" w:hAnsi="Times New Roman" w:cs="Times New Roman"/>
          <w:sz w:val="26"/>
          <w:szCs w:val="26"/>
        </w:rPr>
        <w:t xml:space="preserve"> Quyền người dùng có thể xem các thông tin liên quan đến website và họ có thể giải bài, nộp bài và xem kết quả của mình thông qua website. Họ cũng có thể tùy chỉnh thông tin cá nhân của mình trong mục thông tin cá nhân.</w:t>
      </w:r>
      <w:del w:id="430" w:author="UyenMinh" w:date="2024-12-22T18:53:00Z">
        <w:r w:rsidDel="00CC6226">
          <w:rPr>
            <w:rFonts w:ascii="Times New Roman" w:hAnsi="Times New Roman" w:cs="Times New Roman"/>
            <w:sz w:val="26"/>
            <w:szCs w:val="26"/>
          </w:rPr>
          <w:delText xml:space="preserve"> Để trở thành người dùng của website bạn phải thông qua quá trình đăng kí tại trang đăng kí của hệ thống. Tại đây phải nhập đầy đủ thông tin cá nhân và nhận mã xác thực thông qua email cá nhân</w:delText>
        </w:r>
      </w:del>
      <w:r>
        <w:rPr>
          <w:rFonts w:ascii="Times New Roman" w:hAnsi="Times New Roman" w:cs="Times New Roman"/>
          <w:sz w:val="26"/>
          <w:szCs w:val="26"/>
        </w:rPr>
        <w:t>.</w:t>
      </w:r>
    </w:p>
    <w:p w14:paraId="6ACDB8A9" w14:textId="594E162E" w:rsidR="0055089E" w:rsidRDefault="0055089E">
      <w:pPr>
        <w:spacing w:after="120" w:line="312" w:lineRule="auto"/>
        <w:ind w:left="426"/>
        <w:jc w:val="both"/>
        <w:rPr>
          <w:rFonts w:ascii="Times New Roman" w:hAnsi="Times New Roman" w:cs="Times New Roman"/>
          <w:sz w:val="26"/>
          <w:szCs w:val="26"/>
        </w:rPr>
        <w:pPrChange w:id="431" w:author="UyenMinh" w:date="2024-12-22T18:57:00Z">
          <w:pPr>
            <w:spacing w:after="120" w:line="312" w:lineRule="auto"/>
            <w:jc w:val="both"/>
          </w:pPr>
        </w:pPrChange>
      </w:pPr>
      <w:r w:rsidRPr="0055089E">
        <w:rPr>
          <w:rFonts w:ascii="Times New Roman" w:hAnsi="Times New Roman" w:cs="Times New Roman"/>
          <w:b/>
          <w:bCs/>
          <w:sz w:val="26"/>
          <w:szCs w:val="26"/>
        </w:rPr>
        <w:t>+ Người quản trị:</w:t>
      </w:r>
      <w:r>
        <w:rPr>
          <w:rFonts w:ascii="Times New Roman" w:hAnsi="Times New Roman" w:cs="Times New Roman"/>
          <w:sz w:val="26"/>
          <w:szCs w:val="26"/>
        </w:rPr>
        <w:t xml:space="preserve"> Đây là quyền cao nhất trong hệ thống. Họ có thể thao tác bất kì trên website và có thể quản lý các thông tin về bài tập, bài viết,.. </w:t>
      </w:r>
      <w:ins w:id="432" w:author="UyenMinh" w:date="2024-12-22T18:52:00Z">
        <w:r w:rsidR="00CC6226">
          <w:rPr>
            <w:rFonts w:ascii="Times New Roman" w:hAnsi="Times New Roman" w:cs="Times New Roman"/>
            <w:sz w:val="26"/>
            <w:szCs w:val="26"/>
          </w:rPr>
          <w:t>t</w:t>
        </w:r>
      </w:ins>
      <w:del w:id="433" w:author="UyenMinh" w:date="2024-12-22T18:52:00Z">
        <w:r w:rsidDel="00CC6226">
          <w:rPr>
            <w:rFonts w:ascii="Times New Roman" w:hAnsi="Times New Roman" w:cs="Times New Roman"/>
            <w:sz w:val="26"/>
            <w:szCs w:val="26"/>
          </w:rPr>
          <w:delText>T</w:delText>
        </w:r>
      </w:del>
      <w:r>
        <w:rPr>
          <w:rFonts w:ascii="Times New Roman" w:hAnsi="Times New Roman" w:cs="Times New Roman"/>
          <w:sz w:val="26"/>
          <w:szCs w:val="26"/>
        </w:rPr>
        <w:t>hông qua trang quản trị hệ thống.</w:t>
      </w:r>
      <w:del w:id="434" w:author="UyenMinh" w:date="2024-12-22T18:53:00Z">
        <w:r w:rsidDel="00CC6226">
          <w:rPr>
            <w:rFonts w:ascii="Times New Roman" w:hAnsi="Times New Roman" w:cs="Times New Roman"/>
            <w:sz w:val="26"/>
            <w:szCs w:val="26"/>
          </w:rPr>
          <w:delText xml:space="preserve"> Để trở thành người quản trị của hệ thống chỉ có một cách duy nhất là được cấp quyền từ người quản trị khác</w:delText>
        </w:r>
      </w:del>
      <w:r>
        <w:rPr>
          <w:rFonts w:ascii="Times New Roman" w:hAnsi="Times New Roman" w:cs="Times New Roman"/>
          <w:sz w:val="26"/>
          <w:szCs w:val="26"/>
        </w:rPr>
        <w:t>.</w:t>
      </w:r>
    </w:p>
    <w:p w14:paraId="33B104AD" w14:textId="77777777" w:rsidR="00CC6226" w:rsidRPr="008E29C2" w:rsidRDefault="00CC6226" w:rsidP="00CC6226">
      <w:pPr>
        <w:pStyle w:val="ListParagraph"/>
        <w:numPr>
          <w:ilvl w:val="0"/>
          <w:numId w:val="24"/>
        </w:numPr>
        <w:tabs>
          <w:tab w:val="center" w:pos="426"/>
        </w:tabs>
        <w:spacing w:after="120" w:line="312" w:lineRule="auto"/>
        <w:ind w:left="0" w:firstLine="0"/>
        <w:jc w:val="both"/>
        <w:rPr>
          <w:ins w:id="435" w:author="UyenMinh" w:date="2024-12-22T18:59:00Z"/>
          <w:rFonts w:ascii="Times New Roman" w:hAnsi="Times New Roman" w:cs="Times New Roman"/>
          <w:b/>
          <w:bCs/>
          <w:sz w:val="26"/>
          <w:szCs w:val="26"/>
        </w:rPr>
      </w:pPr>
      <w:ins w:id="436" w:author="UyenMinh" w:date="2024-12-22T18:58:00Z">
        <w:r w:rsidRPr="008E29C2">
          <w:rPr>
            <w:rFonts w:ascii="Times New Roman" w:hAnsi="Times New Roman" w:cs="Times New Roman"/>
            <w:b/>
            <w:bCs/>
            <w:i/>
            <w:iCs/>
            <w:sz w:val="26"/>
            <w:szCs w:val="26"/>
            <w:rPrChange w:id="437" w:author="Tran Dang" w:date="2024-12-22T20:58:00Z">
              <w:rPr>
                <w:rFonts w:ascii="Times New Roman" w:hAnsi="Times New Roman" w:cs="Times New Roman"/>
                <w:b/>
                <w:bCs/>
                <w:sz w:val="26"/>
                <w:szCs w:val="26"/>
              </w:rPr>
            </w:rPrChange>
          </w:rPr>
          <w:t>Mô tả cấu trúc We</w:t>
        </w:r>
      </w:ins>
      <w:ins w:id="438" w:author="UyenMinh" w:date="2024-12-22T18:59:00Z">
        <w:r w:rsidRPr="008E29C2">
          <w:rPr>
            <w:rFonts w:ascii="Times New Roman" w:hAnsi="Times New Roman" w:cs="Times New Roman"/>
            <w:b/>
            <w:bCs/>
            <w:i/>
            <w:iCs/>
            <w:sz w:val="26"/>
            <w:szCs w:val="26"/>
            <w:rPrChange w:id="439" w:author="Tran Dang" w:date="2024-12-22T20:58:00Z">
              <w:rPr>
                <w:rFonts w:ascii="Times New Roman" w:hAnsi="Times New Roman" w:cs="Times New Roman"/>
                <w:b/>
                <w:bCs/>
                <w:sz w:val="26"/>
                <w:szCs w:val="26"/>
              </w:rPr>
            </w:rPrChange>
          </w:rPr>
          <w:t>bsite:</w:t>
        </w:r>
        <w:r w:rsidRPr="008E29C2">
          <w:rPr>
            <w:rFonts w:ascii="Times New Roman" w:hAnsi="Times New Roman" w:cs="Times New Roman"/>
            <w:b/>
            <w:bCs/>
            <w:sz w:val="26"/>
            <w:szCs w:val="26"/>
          </w:rPr>
          <w:t xml:space="preserve"> </w:t>
        </w:r>
      </w:ins>
    </w:p>
    <w:p w14:paraId="7A12F4CE" w14:textId="6014088E" w:rsidR="00CC6226" w:rsidRPr="007D037B" w:rsidDel="007D037B" w:rsidRDefault="007D037B">
      <w:pPr>
        <w:pStyle w:val="ListParagraph"/>
        <w:tabs>
          <w:tab w:val="center" w:pos="426"/>
        </w:tabs>
        <w:spacing w:after="120" w:line="312" w:lineRule="auto"/>
        <w:ind w:left="0" w:firstLine="426"/>
        <w:jc w:val="both"/>
        <w:rPr>
          <w:del w:id="440" w:author="Tran Dang" w:date="2024-12-22T20:19:00Z"/>
          <w:rFonts w:ascii="Times New Roman" w:hAnsi="Times New Roman" w:cs="Times New Roman"/>
          <w:sz w:val="26"/>
          <w:szCs w:val="26"/>
          <w:rPrChange w:id="441" w:author="Tran Dang" w:date="2024-12-22T20:20:00Z">
            <w:rPr>
              <w:del w:id="442" w:author="Tran Dang" w:date="2024-12-22T20:19:00Z"/>
              <w:rFonts w:ascii="Times New Roman" w:hAnsi="Times New Roman" w:cs="Times New Roman"/>
              <w:b/>
              <w:bCs/>
              <w:sz w:val="26"/>
              <w:szCs w:val="26"/>
            </w:rPr>
          </w:rPrChange>
        </w:rPr>
      </w:pPr>
      <w:ins w:id="443" w:author="Tran Dang" w:date="2024-12-22T20:20:00Z">
        <w:r>
          <w:rPr>
            <w:rFonts w:ascii="Times New Roman" w:hAnsi="Times New Roman" w:cs="Times New Roman"/>
            <w:b/>
            <w:bCs/>
            <w:sz w:val="26"/>
            <w:szCs w:val="26"/>
          </w:rPr>
          <w:tab/>
        </w:r>
      </w:ins>
      <w:ins w:id="444" w:author="Tran Dang" w:date="2024-12-22T20:25:00Z">
        <w:r>
          <w:rPr>
            <w:rFonts w:ascii="Times New Roman" w:hAnsi="Times New Roman" w:cs="Times New Roman"/>
            <w:b/>
            <w:bCs/>
            <w:sz w:val="26"/>
            <w:szCs w:val="26"/>
          </w:rPr>
          <w:tab/>
        </w:r>
      </w:ins>
      <w:commentRangeStart w:id="445"/>
      <w:ins w:id="446" w:author="UyenMinh" w:date="2024-12-22T18:59:00Z">
        <w:del w:id="447" w:author="Tran Dang" w:date="2024-12-22T20:19:00Z">
          <w:r w:rsidR="00CC6226" w:rsidRPr="007D037B" w:rsidDel="007D037B">
            <w:rPr>
              <w:rFonts w:ascii="Times New Roman" w:hAnsi="Times New Roman" w:cs="Times New Roman"/>
              <w:sz w:val="26"/>
              <w:szCs w:val="26"/>
              <w:rPrChange w:id="448" w:author="Tran Dang" w:date="2024-12-22T20:20:00Z">
                <w:rPr>
                  <w:rFonts w:ascii="Times New Roman" w:hAnsi="Times New Roman" w:cs="Times New Roman"/>
                  <w:b/>
                  <w:bCs/>
                  <w:sz w:val="26"/>
                  <w:szCs w:val="26"/>
                </w:rPr>
              </w:rPrChange>
            </w:rPr>
            <w:delText>Bổ sung sơ đồ các trang</w:delText>
          </w:r>
          <w:commentRangeEnd w:id="445"/>
          <w:r w:rsidR="00CC6226" w:rsidRPr="007D037B" w:rsidDel="007D037B">
            <w:rPr>
              <w:rStyle w:val="CommentReference"/>
            </w:rPr>
            <w:commentReference w:id="445"/>
          </w:r>
        </w:del>
      </w:ins>
    </w:p>
    <w:p w14:paraId="4D3B31C1" w14:textId="290D30B9" w:rsidR="00B76D2E" w:rsidRDefault="00B76D2E">
      <w:pPr>
        <w:pStyle w:val="ListParagraph"/>
        <w:tabs>
          <w:tab w:val="center" w:pos="426"/>
        </w:tabs>
        <w:spacing w:after="120" w:line="312" w:lineRule="auto"/>
        <w:ind w:left="0"/>
        <w:jc w:val="both"/>
        <w:rPr>
          <w:rFonts w:ascii="Times New Roman" w:hAnsi="Times New Roman" w:cs="Times New Roman"/>
          <w:b/>
          <w:bCs/>
          <w:sz w:val="26"/>
          <w:szCs w:val="26"/>
        </w:rPr>
        <w:pPrChange w:id="449" w:author="Tran Dang" w:date="2024-12-22T20:25:00Z">
          <w:pPr>
            <w:spacing w:after="120" w:line="312" w:lineRule="auto"/>
            <w:jc w:val="both"/>
          </w:pPr>
        </w:pPrChange>
      </w:pPr>
      <w:r>
        <w:rPr>
          <w:rFonts w:ascii="Times New Roman" w:hAnsi="Times New Roman" w:cs="Times New Roman"/>
          <w:b/>
          <w:bCs/>
          <w:sz w:val="26"/>
          <w:szCs w:val="26"/>
        </w:rPr>
        <w:t>Dưới đây là thông tin đặc tả chi tiết của từng trang.</w:t>
      </w:r>
    </w:p>
    <w:p w14:paraId="0A92F059" w14:textId="49D94C95" w:rsidR="0055089E" w:rsidRDefault="00CC6226">
      <w:pPr>
        <w:spacing w:after="120" w:line="312" w:lineRule="auto"/>
        <w:ind w:firstLine="426"/>
        <w:jc w:val="both"/>
        <w:rPr>
          <w:rFonts w:ascii="Times New Roman" w:hAnsi="Times New Roman" w:cs="Times New Roman"/>
          <w:sz w:val="26"/>
          <w:szCs w:val="26"/>
        </w:rPr>
        <w:pPrChange w:id="450" w:author="UyenMinh" w:date="2024-12-22T19:00:00Z">
          <w:pPr>
            <w:spacing w:after="120" w:line="312" w:lineRule="auto"/>
            <w:ind w:firstLine="720"/>
            <w:jc w:val="both"/>
          </w:pPr>
        </w:pPrChange>
      </w:pPr>
      <w:ins w:id="451" w:author="UyenMinh" w:date="2024-12-22T19:00:00Z">
        <w:r>
          <w:rPr>
            <w:rFonts w:ascii="Times New Roman" w:hAnsi="Times New Roman" w:cs="Times New Roman"/>
            <w:b/>
            <w:bCs/>
            <w:sz w:val="26"/>
            <w:szCs w:val="26"/>
          </w:rPr>
          <w:t xml:space="preserve">+ </w:t>
        </w:r>
      </w:ins>
      <w:r w:rsidR="0055089E" w:rsidRPr="00B76D2E">
        <w:rPr>
          <w:rFonts w:ascii="Times New Roman" w:hAnsi="Times New Roman" w:cs="Times New Roman"/>
          <w:b/>
          <w:bCs/>
          <w:sz w:val="26"/>
          <w:szCs w:val="26"/>
        </w:rPr>
        <w:t>Tại trang chủ</w:t>
      </w:r>
      <w:r w:rsidR="00B76D2E" w:rsidRPr="00B76D2E">
        <w:rPr>
          <w:rFonts w:ascii="Times New Roman" w:hAnsi="Times New Roman" w:cs="Times New Roman"/>
          <w:b/>
          <w:bCs/>
          <w:sz w:val="26"/>
          <w:szCs w:val="26"/>
        </w:rPr>
        <w:t>:</w:t>
      </w:r>
      <w:r w:rsidR="0055089E">
        <w:rPr>
          <w:rFonts w:ascii="Times New Roman" w:hAnsi="Times New Roman" w:cs="Times New Roman"/>
          <w:sz w:val="26"/>
          <w:szCs w:val="26"/>
        </w:rPr>
        <w:t xml:space="preserve"> </w:t>
      </w:r>
      <w:del w:id="452" w:author="UyenMinh" w:date="2024-12-22T19:00:00Z">
        <w:r w:rsidR="0055089E" w:rsidDel="00CC6226">
          <w:rPr>
            <w:rFonts w:ascii="Times New Roman" w:hAnsi="Times New Roman" w:cs="Times New Roman"/>
            <w:sz w:val="26"/>
            <w:szCs w:val="26"/>
          </w:rPr>
          <w:delText>người dùng có thể xem được</w:delText>
        </w:r>
      </w:del>
      <w:ins w:id="453" w:author="UyenMinh" w:date="2024-12-22T19:00:00Z">
        <w:r>
          <w:rPr>
            <w:rFonts w:ascii="Times New Roman" w:hAnsi="Times New Roman" w:cs="Times New Roman"/>
            <w:sz w:val="26"/>
            <w:szCs w:val="26"/>
          </w:rPr>
          <w:t>hiển thị</w:t>
        </w:r>
      </w:ins>
      <w:r w:rsidR="0055089E">
        <w:rPr>
          <w:rFonts w:ascii="Times New Roman" w:hAnsi="Times New Roman" w:cs="Times New Roman"/>
          <w:sz w:val="26"/>
          <w:szCs w:val="26"/>
        </w:rPr>
        <w:t xml:space="preserve"> danh sách tin tức mà website đăng. Ngoài ra, có danh sách top 5 bạn có điểm cao nhất trong website.</w:t>
      </w:r>
    </w:p>
    <w:p w14:paraId="3493A07F" w14:textId="24DB9002" w:rsidR="0055089E" w:rsidRDefault="00CC6226">
      <w:pPr>
        <w:spacing w:after="120" w:line="312" w:lineRule="auto"/>
        <w:ind w:firstLine="426"/>
        <w:jc w:val="both"/>
        <w:rPr>
          <w:rFonts w:ascii="Times New Roman" w:hAnsi="Times New Roman" w:cs="Times New Roman"/>
          <w:sz w:val="26"/>
          <w:szCs w:val="26"/>
        </w:rPr>
        <w:pPrChange w:id="454" w:author="UyenMinh" w:date="2024-12-22T19:00:00Z">
          <w:pPr>
            <w:spacing w:after="120" w:line="312" w:lineRule="auto"/>
            <w:ind w:firstLine="720"/>
            <w:jc w:val="both"/>
          </w:pPr>
        </w:pPrChange>
      </w:pPr>
      <w:ins w:id="455" w:author="UyenMinh" w:date="2024-12-22T19:00:00Z">
        <w:r>
          <w:rPr>
            <w:rFonts w:ascii="Times New Roman" w:hAnsi="Times New Roman" w:cs="Times New Roman"/>
            <w:b/>
            <w:bCs/>
            <w:sz w:val="26"/>
            <w:szCs w:val="26"/>
          </w:rPr>
          <w:t xml:space="preserve">+ </w:t>
        </w:r>
      </w:ins>
      <w:r w:rsidR="00B76D2E" w:rsidRPr="00B76D2E">
        <w:rPr>
          <w:rFonts w:ascii="Times New Roman" w:hAnsi="Times New Roman" w:cs="Times New Roman"/>
          <w:b/>
          <w:bCs/>
          <w:sz w:val="26"/>
          <w:szCs w:val="26"/>
        </w:rPr>
        <w:t>Tại trang bài tập</w:t>
      </w:r>
      <w:r w:rsidR="00B76D2E">
        <w:rPr>
          <w:rFonts w:ascii="Times New Roman" w:hAnsi="Times New Roman" w:cs="Times New Roman"/>
          <w:b/>
          <w:bCs/>
          <w:sz w:val="26"/>
          <w:szCs w:val="26"/>
        </w:rPr>
        <w:t>:</w:t>
      </w:r>
      <w:r w:rsidR="00B76D2E">
        <w:rPr>
          <w:rFonts w:ascii="Times New Roman" w:hAnsi="Times New Roman" w:cs="Times New Roman"/>
          <w:sz w:val="26"/>
          <w:szCs w:val="26"/>
        </w:rPr>
        <w:t xml:space="preserve"> </w:t>
      </w:r>
      <w:del w:id="456" w:author="UyenMinh" w:date="2024-12-22T19:01:00Z">
        <w:r w:rsidR="00B76D2E" w:rsidDel="00CC6226">
          <w:rPr>
            <w:rFonts w:ascii="Times New Roman" w:hAnsi="Times New Roman" w:cs="Times New Roman"/>
            <w:sz w:val="26"/>
            <w:szCs w:val="26"/>
          </w:rPr>
          <w:delText>người dùng có thể</w:delText>
        </w:r>
      </w:del>
      <w:ins w:id="457" w:author="UyenMinh" w:date="2024-12-22T19:01:00Z">
        <w:r>
          <w:rPr>
            <w:rFonts w:ascii="Times New Roman" w:hAnsi="Times New Roman" w:cs="Times New Roman"/>
            <w:sz w:val="26"/>
            <w:szCs w:val="26"/>
          </w:rPr>
          <w:t>hiển thị</w:t>
        </w:r>
      </w:ins>
      <w:del w:id="458" w:author="UyenMinh" w:date="2024-12-22T19:01:00Z">
        <w:r w:rsidR="00B76D2E" w:rsidDel="00CC6226">
          <w:rPr>
            <w:rFonts w:ascii="Times New Roman" w:hAnsi="Times New Roman" w:cs="Times New Roman"/>
            <w:sz w:val="26"/>
            <w:szCs w:val="26"/>
          </w:rPr>
          <w:delText xml:space="preserve"> thấy được</w:delText>
        </w:r>
      </w:del>
      <w:r w:rsidR="00B76D2E">
        <w:rPr>
          <w:rFonts w:ascii="Times New Roman" w:hAnsi="Times New Roman" w:cs="Times New Roman"/>
          <w:sz w:val="26"/>
          <w:szCs w:val="26"/>
        </w:rPr>
        <w:t xml:space="preserve"> danh sách bài tập có trong website, và người dùng có thể lọc và tìm kiếm một cách tùy biến.</w:t>
      </w:r>
      <w:ins w:id="459" w:author="UyenMinh" w:date="2024-12-22T19:01:00Z">
        <w:r>
          <w:rPr>
            <w:rFonts w:ascii="Times New Roman" w:hAnsi="Times New Roman" w:cs="Times New Roman"/>
            <w:sz w:val="26"/>
            <w:szCs w:val="26"/>
          </w:rPr>
          <w:t xml:space="preserve"> Khi nhấn vào một bài tập nào đó người dùng sẽ được chuyển đến trang chi tiết của bài tập.</w:t>
        </w:r>
      </w:ins>
    </w:p>
    <w:p w14:paraId="6E1977E0" w14:textId="2B746649" w:rsidR="00B76D2E" w:rsidRDefault="00CC6226">
      <w:pPr>
        <w:spacing w:after="120" w:line="312" w:lineRule="auto"/>
        <w:ind w:firstLine="426"/>
        <w:jc w:val="both"/>
        <w:rPr>
          <w:rFonts w:ascii="Times New Roman" w:hAnsi="Times New Roman" w:cs="Times New Roman"/>
          <w:sz w:val="26"/>
          <w:szCs w:val="26"/>
        </w:rPr>
        <w:pPrChange w:id="460" w:author="UyenMinh" w:date="2024-12-22T19:00:00Z">
          <w:pPr>
            <w:spacing w:after="120" w:line="312" w:lineRule="auto"/>
            <w:ind w:firstLine="720"/>
            <w:jc w:val="both"/>
          </w:pPr>
        </w:pPrChange>
      </w:pPr>
      <w:ins w:id="461" w:author="UyenMinh" w:date="2024-12-22T19:00:00Z">
        <w:r>
          <w:rPr>
            <w:rFonts w:ascii="Times New Roman" w:hAnsi="Times New Roman" w:cs="Times New Roman"/>
            <w:b/>
            <w:bCs/>
            <w:sz w:val="26"/>
            <w:szCs w:val="26"/>
          </w:rPr>
          <w:t xml:space="preserve">+ </w:t>
        </w:r>
      </w:ins>
      <w:r w:rsidR="00B76D2E" w:rsidRPr="00B76D2E">
        <w:rPr>
          <w:rFonts w:ascii="Times New Roman" w:hAnsi="Times New Roman" w:cs="Times New Roman"/>
          <w:b/>
          <w:bCs/>
          <w:sz w:val="26"/>
          <w:szCs w:val="26"/>
        </w:rPr>
        <w:t>Tại trang chi tiết bài tập:</w:t>
      </w:r>
      <w:r w:rsidR="00B76D2E">
        <w:rPr>
          <w:rFonts w:ascii="Times New Roman" w:hAnsi="Times New Roman" w:cs="Times New Roman"/>
          <w:sz w:val="26"/>
          <w:szCs w:val="26"/>
        </w:rPr>
        <w:t xml:space="preserve"> </w:t>
      </w:r>
      <w:del w:id="462" w:author="UyenMinh" w:date="2024-12-22T19:01:00Z">
        <w:r w:rsidR="00B76D2E" w:rsidDel="00CC6226">
          <w:rPr>
            <w:rFonts w:ascii="Times New Roman" w:hAnsi="Times New Roman" w:cs="Times New Roman"/>
            <w:sz w:val="26"/>
            <w:szCs w:val="26"/>
          </w:rPr>
          <w:delText xml:space="preserve">Khi nhấn vào một bài tập nào đó người dùng sẽ được chuyển đến trang chi tiết của bài tập. </w:delText>
        </w:r>
      </w:del>
      <w:r w:rsidR="00B76D2E">
        <w:rPr>
          <w:rFonts w:ascii="Times New Roman" w:hAnsi="Times New Roman" w:cs="Times New Roman"/>
          <w:sz w:val="26"/>
          <w:szCs w:val="26"/>
        </w:rPr>
        <w:t xml:space="preserve">Tại đây </w:t>
      </w:r>
      <w:del w:id="463" w:author="UyenMinh" w:date="2024-12-22T19:02:00Z">
        <w:r w:rsidR="00B76D2E" w:rsidDel="00CC6226">
          <w:rPr>
            <w:rFonts w:ascii="Times New Roman" w:hAnsi="Times New Roman" w:cs="Times New Roman"/>
            <w:sz w:val="26"/>
            <w:szCs w:val="26"/>
          </w:rPr>
          <w:delText>người dùng có thể xem được</w:delText>
        </w:r>
      </w:del>
      <w:ins w:id="464" w:author="UyenMinh" w:date="2024-12-22T19:02:00Z">
        <w:r>
          <w:rPr>
            <w:rFonts w:ascii="Times New Roman" w:hAnsi="Times New Roman" w:cs="Times New Roman"/>
            <w:sz w:val="26"/>
            <w:szCs w:val="26"/>
          </w:rPr>
          <w:t>sẽ hiển thị</w:t>
        </w:r>
      </w:ins>
      <w:r w:rsidR="00B76D2E">
        <w:rPr>
          <w:rFonts w:ascii="Times New Roman" w:hAnsi="Times New Roman" w:cs="Times New Roman"/>
          <w:sz w:val="26"/>
          <w:szCs w:val="26"/>
        </w:rPr>
        <w:t xml:space="preserve"> thông tin chi tiết của bài tập</w:t>
      </w:r>
      <w:ins w:id="465" w:author="UyenMinh" w:date="2024-12-22T19:02:00Z">
        <w:r>
          <w:rPr>
            <w:rFonts w:ascii="Times New Roman" w:hAnsi="Times New Roman" w:cs="Times New Roman"/>
            <w:sz w:val="26"/>
            <w:szCs w:val="26"/>
          </w:rPr>
          <w:t xml:space="preserve">, </w:t>
        </w:r>
      </w:ins>
      <w:del w:id="466" w:author="UyenMinh" w:date="2024-12-22T19:02:00Z">
        <w:r w:rsidR="00B76D2E" w:rsidDel="00CC6226">
          <w:rPr>
            <w:rFonts w:ascii="Times New Roman" w:hAnsi="Times New Roman" w:cs="Times New Roman"/>
            <w:sz w:val="26"/>
            <w:szCs w:val="26"/>
          </w:rPr>
          <w:delText xml:space="preserve"> đó </w:delText>
        </w:r>
      </w:del>
      <w:r w:rsidR="00B76D2E">
        <w:rPr>
          <w:rFonts w:ascii="Times New Roman" w:hAnsi="Times New Roman" w:cs="Times New Roman"/>
          <w:sz w:val="26"/>
          <w:szCs w:val="26"/>
        </w:rPr>
        <w:t>bao gồm như: Tên bài, người đăng, thể loại, thời gian giới hạn, bộ nhớ giới hạn,… Nếu người dùng muốn nộp bài</w:t>
      </w:r>
      <w:ins w:id="467" w:author="UyenMinh" w:date="2024-12-22T19:02:00Z">
        <w:r>
          <w:rPr>
            <w:rFonts w:ascii="Times New Roman" w:hAnsi="Times New Roman" w:cs="Times New Roman"/>
            <w:sz w:val="26"/>
            <w:szCs w:val="26"/>
          </w:rPr>
          <w:t>,</w:t>
        </w:r>
      </w:ins>
      <w:r w:rsidR="00B76D2E">
        <w:rPr>
          <w:rFonts w:ascii="Times New Roman" w:hAnsi="Times New Roman" w:cs="Times New Roman"/>
          <w:sz w:val="26"/>
          <w:szCs w:val="26"/>
        </w:rPr>
        <w:t xml:space="preserve"> người dùng có thể nhấn vào nút gửi bài nộp và website sẽ đưa người dùng đến trang nộp bài. Tại đây người dùng sẽ gửi mã nguồn vào và chọn ngôn ngữ phù hợp thì hệ thống sẽ tiến hành chấm điểm và trả lại cho người dùng trong vài giây.</w:t>
      </w:r>
    </w:p>
    <w:p w14:paraId="67E9E07F" w14:textId="31BEAFF5" w:rsidR="00B76D2E" w:rsidRDefault="00D86AF1" w:rsidP="00D86AF1">
      <w:pPr>
        <w:spacing w:after="120" w:line="312" w:lineRule="auto"/>
        <w:ind w:firstLine="426"/>
        <w:jc w:val="both"/>
        <w:rPr>
          <w:rFonts w:ascii="Times New Roman" w:hAnsi="Times New Roman" w:cs="Times New Roman"/>
          <w:sz w:val="26"/>
          <w:szCs w:val="26"/>
        </w:rPr>
      </w:pPr>
      <w:r>
        <w:rPr>
          <w:rFonts w:ascii="Times New Roman" w:hAnsi="Times New Roman" w:cs="Times New Roman"/>
          <w:b/>
          <w:bCs/>
          <w:sz w:val="26"/>
          <w:szCs w:val="26"/>
        </w:rPr>
        <w:t xml:space="preserve">+ </w:t>
      </w:r>
      <w:r w:rsidR="00B76D2E" w:rsidRPr="00B76D2E">
        <w:rPr>
          <w:rFonts w:ascii="Times New Roman" w:hAnsi="Times New Roman" w:cs="Times New Roman"/>
          <w:b/>
          <w:bCs/>
          <w:sz w:val="26"/>
          <w:szCs w:val="26"/>
        </w:rPr>
        <w:t>Tại trang thành viên:</w:t>
      </w:r>
      <w:r w:rsidR="00B76D2E">
        <w:rPr>
          <w:rFonts w:ascii="Times New Roman" w:hAnsi="Times New Roman" w:cs="Times New Roman"/>
          <w:sz w:val="26"/>
          <w:szCs w:val="26"/>
        </w:rPr>
        <w:t xml:space="preserve"> </w:t>
      </w:r>
      <w:del w:id="468" w:author="UyenMinh" w:date="2024-12-22T19:03:00Z">
        <w:r w:rsidR="00B76D2E" w:rsidDel="00663DE7">
          <w:rPr>
            <w:rFonts w:ascii="Times New Roman" w:hAnsi="Times New Roman" w:cs="Times New Roman"/>
            <w:sz w:val="26"/>
            <w:szCs w:val="26"/>
          </w:rPr>
          <w:delText>người dùng có thể xem</w:delText>
        </w:r>
      </w:del>
      <w:ins w:id="469" w:author="UyenMinh" w:date="2024-12-22T19:03:00Z">
        <w:r w:rsidR="00663DE7">
          <w:rPr>
            <w:rFonts w:ascii="Times New Roman" w:hAnsi="Times New Roman" w:cs="Times New Roman"/>
            <w:sz w:val="26"/>
            <w:szCs w:val="26"/>
          </w:rPr>
          <w:t>hiển thị</w:t>
        </w:r>
      </w:ins>
      <w:r w:rsidR="00B76D2E">
        <w:rPr>
          <w:rFonts w:ascii="Times New Roman" w:hAnsi="Times New Roman" w:cs="Times New Roman"/>
          <w:sz w:val="26"/>
          <w:szCs w:val="26"/>
        </w:rPr>
        <w:t xml:space="preserve"> danh sách thành viên tồn tại trong hệ thống.</w:t>
      </w:r>
    </w:p>
    <w:p w14:paraId="32E309AC" w14:textId="2662C5E1" w:rsidR="00B76D2E" w:rsidRDefault="00D86AF1" w:rsidP="00D86AF1">
      <w:pPr>
        <w:spacing w:after="120" w:line="312" w:lineRule="auto"/>
        <w:ind w:firstLine="426"/>
        <w:jc w:val="both"/>
        <w:rPr>
          <w:rFonts w:ascii="Times New Roman" w:hAnsi="Times New Roman" w:cs="Times New Roman"/>
          <w:sz w:val="26"/>
          <w:szCs w:val="26"/>
        </w:rPr>
      </w:pPr>
      <w:r>
        <w:rPr>
          <w:rFonts w:ascii="Times New Roman" w:hAnsi="Times New Roman" w:cs="Times New Roman"/>
          <w:b/>
          <w:bCs/>
          <w:sz w:val="26"/>
          <w:szCs w:val="26"/>
        </w:rPr>
        <w:t xml:space="preserve">+ </w:t>
      </w:r>
      <w:r w:rsidR="00B76D2E" w:rsidRPr="00B76D2E">
        <w:rPr>
          <w:rFonts w:ascii="Times New Roman" w:hAnsi="Times New Roman" w:cs="Times New Roman"/>
          <w:b/>
          <w:bCs/>
          <w:sz w:val="26"/>
          <w:szCs w:val="26"/>
        </w:rPr>
        <w:t>Tại trang các bài nộp:</w:t>
      </w:r>
      <w:r w:rsidR="00B76D2E">
        <w:rPr>
          <w:rFonts w:ascii="Times New Roman" w:hAnsi="Times New Roman" w:cs="Times New Roman"/>
          <w:sz w:val="26"/>
          <w:szCs w:val="26"/>
        </w:rPr>
        <w:t xml:space="preserve"> </w:t>
      </w:r>
      <w:del w:id="470" w:author="UyenMinh" w:date="2024-12-22T19:03:00Z">
        <w:r w:rsidR="00B76D2E" w:rsidDel="00663DE7">
          <w:rPr>
            <w:rFonts w:ascii="Times New Roman" w:hAnsi="Times New Roman" w:cs="Times New Roman"/>
            <w:sz w:val="26"/>
            <w:szCs w:val="26"/>
          </w:rPr>
          <w:delText>người dùng có thể xe</w:delText>
        </w:r>
      </w:del>
      <w:ins w:id="471" w:author="UyenMinh" w:date="2024-12-22T19:03:00Z">
        <w:r w:rsidR="00663DE7">
          <w:rPr>
            <w:rFonts w:ascii="Times New Roman" w:hAnsi="Times New Roman" w:cs="Times New Roman"/>
            <w:sz w:val="26"/>
            <w:szCs w:val="26"/>
          </w:rPr>
          <w:t xml:space="preserve">hiển thị </w:t>
        </w:r>
      </w:ins>
      <w:del w:id="472" w:author="UyenMinh" w:date="2024-12-22T19:03:00Z">
        <w:r w:rsidR="00B76D2E" w:rsidDel="00663DE7">
          <w:rPr>
            <w:rFonts w:ascii="Times New Roman" w:hAnsi="Times New Roman" w:cs="Times New Roman"/>
            <w:sz w:val="26"/>
            <w:szCs w:val="26"/>
          </w:rPr>
          <w:delText xml:space="preserve">m được </w:delText>
        </w:r>
      </w:del>
      <w:r w:rsidR="00B76D2E">
        <w:rPr>
          <w:rFonts w:ascii="Times New Roman" w:hAnsi="Times New Roman" w:cs="Times New Roman"/>
          <w:sz w:val="26"/>
          <w:szCs w:val="26"/>
        </w:rPr>
        <w:t>tất cả bài nộp của tất cả bài</w:t>
      </w:r>
      <w:ins w:id="473" w:author="UyenMinh" w:date="2024-12-22T19:03:00Z">
        <w:r w:rsidR="00663DE7">
          <w:rPr>
            <w:rFonts w:ascii="Times New Roman" w:hAnsi="Times New Roman" w:cs="Times New Roman"/>
            <w:sz w:val="26"/>
            <w:szCs w:val="26"/>
          </w:rPr>
          <w:t xml:space="preserve"> tập có trong hệ thống</w:t>
        </w:r>
      </w:ins>
      <w:r w:rsidR="00B76D2E">
        <w:rPr>
          <w:rFonts w:ascii="Times New Roman" w:hAnsi="Times New Roman" w:cs="Times New Roman"/>
          <w:sz w:val="26"/>
          <w:szCs w:val="26"/>
        </w:rPr>
        <w:t>.</w:t>
      </w:r>
    </w:p>
    <w:p w14:paraId="78671EB5" w14:textId="6BFC372E" w:rsidR="00B76D2E" w:rsidRDefault="00D86AF1" w:rsidP="00D86AF1">
      <w:pPr>
        <w:spacing w:after="120" w:line="312" w:lineRule="auto"/>
        <w:ind w:firstLine="426"/>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 </w:t>
      </w:r>
      <w:r w:rsidR="00B76D2E" w:rsidRPr="00B76D2E">
        <w:rPr>
          <w:rFonts w:ascii="Times New Roman" w:hAnsi="Times New Roman" w:cs="Times New Roman"/>
          <w:b/>
          <w:bCs/>
          <w:sz w:val="26"/>
          <w:szCs w:val="26"/>
        </w:rPr>
        <w:t>Tại trang quản trị người dùng giành cho quản trị viên:</w:t>
      </w:r>
      <w:r w:rsidR="00B76D2E">
        <w:rPr>
          <w:rFonts w:ascii="Times New Roman" w:hAnsi="Times New Roman" w:cs="Times New Roman"/>
          <w:sz w:val="26"/>
          <w:szCs w:val="26"/>
        </w:rPr>
        <w:t xml:space="preserve"> Gồm các trang như quản lý bài viết, quản lý bài tập, quản lý người dùng,.. tại đây người quản trị có thể thao tác thêm, sửa, xóa, tìm kiếm, lọc,.. </w:t>
      </w:r>
    </w:p>
    <w:p w14:paraId="1E936E3C" w14:textId="53688BB6" w:rsidR="00881F82" w:rsidRPr="00CA66AD" w:rsidRDefault="00881F82" w:rsidP="00A5040F">
      <w:pPr>
        <w:pStyle w:val="c2"/>
      </w:pPr>
      <w:bookmarkStart w:id="474" w:name="_Toc185793366"/>
      <w:bookmarkStart w:id="475" w:name="_Toc185793436"/>
      <w:bookmarkStart w:id="476" w:name="_Toc185793856"/>
      <w:r w:rsidRPr="00CA66AD">
        <w:t>2.2. Phân tích hệ thống</w:t>
      </w:r>
      <w:bookmarkEnd w:id="474"/>
      <w:bookmarkEnd w:id="475"/>
      <w:bookmarkEnd w:id="476"/>
    </w:p>
    <w:p w14:paraId="52FD1ED9" w14:textId="77777777" w:rsidR="007D037B" w:rsidRPr="00FE034E" w:rsidRDefault="00881F82" w:rsidP="00A5040F">
      <w:pPr>
        <w:pStyle w:val="c3"/>
        <w:rPr>
          <w:i/>
          <w:iCs/>
          <w:rPrChange w:id="477" w:author="Tran Dang" w:date="2024-12-22T20:47:00Z">
            <w:rPr/>
          </w:rPrChange>
        </w:rPr>
      </w:pPr>
      <w:bookmarkStart w:id="478" w:name="_Toc185793367"/>
      <w:bookmarkStart w:id="479" w:name="_Toc185793437"/>
      <w:bookmarkStart w:id="480" w:name="_Toc185793857"/>
      <w:r w:rsidRPr="00FE034E">
        <w:rPr>
          <w:i/>
          <w:iCs/>
          <w:rPrChange w:id="481" w:author="Tran Dang" w:date="2024-12-22T20:47:00Z">
            <w:rPr/>
          </w:rPrChange>
        </w:rPr>
        <w:t>2.2.1. Sơ đồ hệ thống</w:t>
      </w:r>
      <w:bookmarkEnd w:id="478"/>
      <w:bookmarkEnd w:id="479"/>
      <w:bookmarkEnd w:id="480"/>
    </w:p>
    <w:p w14:paraId="3EDAE223" w14:textId="2FC3954E" w:rsidR="007D037B" w:rsidRDefault="007D037B">
      <w:pPr>
        <w:spacing w:after="120" w:line="312" w:lineRule="auto"/>
        <w:ind w:firstLine="720"/>
        <w:jc w:val="both"/>
        <w:rPr>
          <w:ins w:id="482" w:author="Tran Dang" w:date="2024-12-22T20:25:00Z"/>
          <w:rFonts w:ascii="Times New Roman" w:hAnsi="Times New Roman" w:cs="Times New Roman"/>
          <w:sz w:val="26"/>
          <w:szCs w:val="26"/>
        </w:rPr>
        <w:pPrChange w:id="483" w:author="Tran Dang" w:date="2024-12-22T20:25:00Z">
          <w:pPr>
            <w:spacing w:after="120" w:line="312" w:lineRule="auto"/>
            <w:jc w:val="both"/>
          </w:pPr>
        </w:pPrChange>
      </w:pPr>
      <w:ins w:id="484" w:author="Tran Dang" w:date="2024-12-22T20:25:00Z">
        <w:r>
          <w:rPr>
            <w:rFonts w:ascii="Times New Roman" w:hAnsi="Times New Roman" w:cs="Times New Roman"/>
            <w:sz w:val="26"/>
            <w:szCs w:val="26"/>
          </w:rPr>
          <w:t xml:space="preserve">Dưới đây là sơ đồ hệ thống của website: </w:t>
        </w:r>
      </w:ins>
    </w:p>
    <w:p w14:paraId="15F27935" w14:textId="683543FD" w:rsidR="007D037B" w:rsidRDefault="007D037B" w:rsidP="007D037B">
      <w:pPr>
        <w:spacing w:after="120" w:line="312" w:lineRule="auto"/>
        <w:jc w:val="both"/>
        <w:rPr>
          <w:ins w:id="485" w:author="Tran Dang" w:date="2024-12-22T20:25:00Z"/>
          <w:rFonts w:ascii="Times New Roman" w:hAnsi="Times New Roman" w:cs="Times New Roman"/>
          <w:sz w:val="26"/>
          <w:szCs w:val="26"/>
        </w:rPr>
      </w:pPr>
      <w:ins w:id="486" w:author="Tran Dang" w:date="2024-12-22T20:25:00Z">
        <w:r w:rsidRPr="007D037B">
          <w:rPr>
            <w:rFonts w:ascii="Times New Roman" w:hAnsi="Times New Roman" w:cs="Times New Roman"/>
            <w:b/>
            <w:bCs/>
            <w:noProof/>
            <w:sz w:val="26"/>
            <w:szCs w:val="26"/>
          </w:rPr>
          <w:drawing>
            <wp:inline distT="0" distB="0" distL="0" distR="0" wp14:anchorId="5E7E2F0E" wp14:editId="0C970EDB">
              <wp:extent cx="5761990" cy="37890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1990" cy="3789045"/>
                      </a:xfrm>
                      <a:prstGeom prst="rect">
                        <a:avLst/>
                      </a:prstGeom>
                    </pic:spPr>
                  </pic:pic>
                </a:graphicData>
              </a:graphic>
            </wp:inline>
          </w:drawing>
        </w:r>
      </w:ins>
    </w:p>
    <w:p w14:paraId="5C9E8F0E" w14:textId="12CE6AD4" w:rsidR="007D037B" w:rsidRDefault="007D037B">
      <w:pPr>
        <w:pStyle w:val="hinh"/>
        <w:pPrChange w:id="487" w:author="Tran Dang" w:date="2024-12-22T20:25:00Z">
          <w:pPr>
            <w:spacing w:after="120" w:line="312" w:lineRule="auto"/>
          </w:pPr>
        </w:pPrChange>
      </w:pPr>
      <w:bookmarkStart w:id="488" w:name="_Toc185793912"/>
      <w:bookmarkStart w:id="489" w:name="_Toc185793995"/>
      <w:ins w:id="490" w:author="Tran Dang" w:date="2024-12-22T20:25:00Z">
        <w:r>
          <w:t>Hình 2.1. Sơ đồ hệ thống</w:t>
        </w:r>
      </w:ins>
      <w:bookmarkEnd w:id="488"/>
      <w:bookmarkEnd w:id="489"/>
    </w:p>
    <w:p w14:paraId="0DC35963" w14:textId="77777777" w:rsidR="008E29C2" w:rsidRDefault="008E29C2">
      <w:pPr>
        <w:rPr>
          <w:ins w:id="491" w:author="Tran Dang" w:date="2024-12-22T20:58:00Z"/>
          <w:rFonts w:ascii="Times New Roman" w:hAnsi="Times New Roman" w:cs="Times New Roman"/>
          <w:b/>
          <w:bCs/>
          <w:i/>
          <w:iCs/>
          <w:color w:val="000000" w:themeColor="text1"/>
          <w:sz w:val="26"/>
          <w:szCs w:val="26"/>
        </w:rPr>
      </w:pPr>
      <w:bookmarkStart w:id="492" w:name="_Toc185793368"/>
      <w:bookmarkStart w:id="493" w:name="_Toc185793438"/>
      <w:ins w:id="494" w:author="Tran Dang" w:date="2024-12-22T20:58:00Z">
        <w:r>
          <w:rPr>
            <w:i/>
            <w:iCs/>
          </w:rPr>
          <w:br w:type="page"/>
        </w:r>
      </w:ins>
    </w:p>
    <w:p w14:paraId="64F67E1D" w14:textId="686BE1D3" w:rsidR="00881F82" w:rsidRPr="00FE034E" w:rsidRDefault="00881F82" w:rsidP="00A5040F">
      <w:pPr>
        <w:pStyle w:val="c3"/>
        <w:rPr>
          <w:i/>
          <w:iCs/>
          <w:rPrChange w:id="495" w:author="Tran Dang" w:date="2024-12-22T20:47:00Z">
            <w:rPr/>
          </w:rPrChange>
        </w:rPr>
      </w:pPr>
      <w:bookmarkStart w:id="496" w:name="_Toc185793858"/>
      <w:r w:rsidRPr="00FE034E">
        <w:rPr>
          <w:i/>
          <w:iCs/>
          <w:rPrChange w:id="497" w:author="Tran Dang" w:date="2024-12-22T20:47:00Z">
            <w:rPr/>
          </w:rPrChange>
        </w:rPr>
        <w:lastRenderedPageBreak/>
        <w:t>2.2.2. Sơ đồ Usecase</w:t>
      </w:r>
      <w:bookmarkEnd w:id="492"/>
      <w:bookmarkEnd w:id="493"/>
      <w:bookmarkEnd w:id="496"/>
    </w:p>
    <w:p w14:paraId="0EBC0A30" w14:textId="0C0A391D" w:rsidR="002E0420" w:rsidDel="00663DE7" w:rsidRDefault="002E0420">
      <w:pPr>
        <w:spacing w:after="120" w:line="312" w:lineRule="auto"/>
        <w:ind w:firstLine="720"/>
        <w:jc w:val="both"/>
        <w:rPr>
          <w:del w:id="498" w:author="UyenMinh" w:date="2024-12-22T19:04:00Z"/>
          <w:rFonts w:ascii="Times New Roman" w:hAnsi="Times New Roman" w:cs="Times New Roman"/>
          <w:sz w:val="26"/>
          <w:szCs w:val="26"/>
        </w:rPr>
        <w:pPrChange w:id="499" w:author="UyenMinh" w:date="2024-12-22T19:04:00Z">
          <w:pPr>
            <w:spacing w:after="120" w:line="312" w:lineRule="auto"/>
            <w:ind w:firstLine="720"/>
          </w:pPr>
        </w:pPrChange>
      </w:pPr>
      <w:r>
        <w:rPr>
          <w:rFonts w:ascii="Times New Roman" w:hAnsi="Times New Roman" w:cs="Times New Roman"/>
          <w:sz w:val="26"/>
          <w:szCs w:val="26"/>
        </w:rPr>
        <w:t>Dưới đây là sơ đồ UseCase tổng quát của website</w:t>
      </w:r>
      <w:ins w:id="500" w:author="UyenMinh" w:date="2024-12-22T19:04:00Z">
        <w:r w:rsidR="00663DE7">
          <w:rPr>
            <w:rFonts w:ascii="Times New Roman" w:hAnsi="Times New Roman" w:cs="Times New Roman"/>
            <w:sz w:val="26"/>
            <w:szCs w:val="26"/>
          </w:rPr>
          <w:t>, h</w:t>
        </w:r>
      </w:ins>
      <w:del w:id="501" w:author="UyenMinh" w:date="2024-12-22T19:04:00Z">
        <w:r w:rsidDel="00663DE7">
          <w:rPr>
            <w:rFonts w:ascii="Times New Roman" w:hAnsi="Times New Roman" w:cs="Times New Roman"/>
            <w:sz w:val="26"/>
            <w:szCs w:val="26"/>
          </w:rPr>
          <w:delText>.</w:delText>
        </w:r>
      </w:del>
    </w:p>
    <w:p w14:paraId="0B9C00DD" w14:textId="7F3DC38E" w:rsidR="007A2710" w:rsidRDefault="007A2710">
      <w:pPr>
        <w:spacing w:after="120" w:line="312" w:lineRule="auto"/>
        <w:ind w:firstLine="720"/>
        <w:jc w:val="both"/>
        <w:rPr>
          <w:rFonts w:ascii="Times New Roman" w:hAnsi="Times New Roman" w:cs="Times New Roman"/>
          <w:sz w:val="26"/>
          <w:szCs w:val="26"/>
        </w:rPr>
        <w:pPrChange w:id="502" w:author="UyenMinh" w:date="2024-12-22T19:04:00Z">
          <w:pPr>
            <w:spacing w:after="120" w:line="312" w:lineRule="auto"/>
            <w:ind w:firstLine="720"/>
          </w:pPr>
        </w:pPrChange>
      </w:pPr>
      <w:del w:id="503" w:author="UyenMinh" w:date="2024-12-22T19:04:00Z">
        <w:r w:rsidDel="00663DE7">
          <w:rPr>
            <w:rFonts w:ascii="Times New Roman" w:hAnsi="Times New Roman" w:cs="Times New Roman"/>
            <w:sz w:val="26"/>
            <w:szCs w:val="26"/>
          </w:rPr>
          <w:delText>H</w:delText>
        </w:r>
      </w:del>
      <w:r>
        <w:rPr>
          <w:rFonts w:ascii="Times New Roman" w:hAnsi="Times New Roman" w:cs="Times New Roman"/>
          <w:sz w:val="26"/>
          <w:szCs w:val="26"/>
        </w:rPr>
        <w:t>ệ thống gồm 3 actor là:</w:t>
      </w:r>
    </w:p>
    <w:p w14:paraId="377C77DE" w14:textId="7DC4FA6B" w:rsidR="007A2710" w:rsidRDefault="007A2710">
      <w:pPr>
        <w:spacing w:after="120" w:line="312" w:lineRule="auto"/>
        <w:ind w:firstLine="720"/>
        <w:jc w:val="both"/>
        <w:rPr>
          <w:rFonts w:ascii="Times New Roman" w:hAnsi="Times New Roman" w:cs="Times New Roman"/>
          <w:sz w:val="26"/>
          <w:szCs w:val="26"/>
        </w:rPr>
        <w:pPrChange w:id="504" w:author="UyenMinh" w:date="2024-12-22T19:04:00Z">
          <w:pPr>
            <w:spacing w:after="120" w:line="312" w:lineRule="auto"/>
            <w:ind w:firstLine="720"/>
          </w:pPr>
        </w:pPrChange>
      </w:pPr>
      <w:r w:rsidRPr="00A5040F">
        <w:rPr>
          <w:rFonts w:ascii="Times New Roman" w:hAnsi="Times New Roman" w:cs="Times New Roman"/>
          <w:b/>
          <w:bCs/>
          <w:sz w:val="26"/>
          <w:szCs w:val="26"/>
        </w:rPr>
        <w:t>+ Khách:</w:t>
      </w:r>
      <w:r>
        <w:rPr>
          <w:rFonts w:ascii="Times New Roman" w:hAnsi="Times New Roman" w:cs="Times New Roman"/>
          <w:sz w:val="26"/>
          <w:szCs w:val="26"/>
        </w:rPr>
        <w:t xml:space="preserve"> Chỉ được vào xem các thông tin hiện hữu trên website</w:t>
      </w:r>
    </w:p>
    <w:p w14:paraId="08C7E438" w14:textId="3875C4B7" w:rsidR="007A2710" w:rsidRDefault="007A2710">
      <w:pPr>
        <w:spacing w:after="120" w:line="312" w:lineRule="auto"/>
        <w:ind w:firstLine="720"/>
        <w:jc w:val="both"/>
        <w:rPr>
          <w:rFonts w:ascii="Times New Roman" w:hAnsi="Times New Roman" w:cs="Times New Roman"/>
          <w:sz w:val="26"/>
          <w:szCs w:val="26"/>
        </w:rPr>
        <w:pPrChange w:id="505" w:author="UyenMinh" w:date="2024-12-22T19:04:00Z">
          <w:pPr>
            <w:spacing w:after="120" w:line="312" w:lineRule="auto"/>
            <w:ind w:firstLine="720"/>
          </w:pPr>
        </w:pPrChange>
      </w:pPr>
      <w:r w:rsidRPr="00A5040F">
        <w:rPr>
          <w:rFonts w:ascii="Times New Roman" w:hAnsi="Times New Roman" w:cs="Times New Roman"/>
          <w:b/>
          <w:bCs/>
          <w:sz w:val="26"/>
          <w:szCs w:val="26"/>
        </w:rPr>
        <w:t>+ Người dùng:</w:t>
      </w:r>
      <w:r>
        <w:rPr>
          <w:rFonts w:ascii="Times New Roman" w:hAnsi="Times New Roman" w:cs="Times New Roman"/>
          <w:sz w:val="26"/>
          <w:szCs w:val="26"/>
        </w:rPr>
        <w:t xml:space="preserve"> Được phép xem các thông tin trên website đồng thời cũng được thực hiện giải và nộp bài tập trên website.</w:t>
      </w:r>
    </w:p>
    <w:p w14:paraId="47DB5DFB" w14:textId="7759B46E" w:rsidR="009B1C3A" w:rsidRDefault="007A2710">
      <w:pPr>
        <w:spacing w:after="120" w:line="312" w:lineRule="auto"/>
        <w:ind w:firstLine="720"/>
        <w:jc w:val="both"/>
        <w:rPr>
          <w:ins w:id="506" w:author="Tran Dang" w:date="2024-12-22T20:44:00Z"/>
          <w:rFonts w:ascii="Times New Roman" w:hAnsi="Times New Roman" w:cs="Times New Roman"/>
          <w:sz w:val="26"/>
          <w:szCs w:val="26"/>
        </w:rPr>
        <w:pPrChange w:id="507" w:author="Tran Dang" w:date="2024-12-22T20:59:00Z">
          <w:pPr/>
        </w:pPrChange>
      </w:pPr>
      <w:r w:rsidRPr="00A5040F">
        <w:rPr>
          <w:rFonts w:ascii="Times New Roman" w:hAnsi="Times New Roman" w:cs="Times New Roman"/>
          <w:b/>
          <w:bCs/>
          <w:sz w:val="26"/>
          <w:szCs w:val="26"/>
        </w:rPr>
        <w:t>+ Người quản trị:</w:t>
      </w:r>
      <w:r>
        <w:rPr>
          <w:rFonts w:ascii="Times New Roman" w:hAnsi="Times New Roman" w:cs="Times New Roman"/>
          <w:sz w:val="26"/>
          <w:szCs w:val="26"/>
        </w:rPr>
        <w:t xml:space="preserve"> Được phép sử dụng toàn bộ quyền bao gồm quản trị hệ thống.</w:t>
      </w:r>
    </w:p>
    <w:p w14:paraId="0EE56BCB" w14:textId="7BCF06D9" w:rsidR="007A2710" w:rsidDel="008E29C2" w:rsidRDefault="007A2710">
      <w:pPr>
        <w:spacing w:after="120" w:line="312" w:lineRule="auto"/>
        <w:ind w:firstLine="720"/>
        <w:jc w:val="both"/>
        <w:rPr>
          <w:del w:id="508" w:author="Tran Dang" w:date="2024-12-22T20:59:00Z"/>
          <w:rFonts w:ascii="Times New Roman" w:hAnsi="Times New Roman" w:cs="Times New Roman"/>
          <w:sz w:val="26"/>
          <w:szCs w:val="26"/>
        </w:rPr>
        <w:pPrChange w:id="509" w:author="Tran Dang" w:date="2024-12-22T20:44:00Z">
          <w:pPr>
            <w:spacing w:after="120" w:line="312" w:lineRule="auto"/>
            <w:ind w:firstLine="720"/>
          </w:pPr>
        </w:pPrChange>
      </w:pPr>
    </w:p>
    <w:p w14:paraId="52060524" w14:textId="6B849043" w:rsidR="002E0420" w:rsidRDefault="002E0420" w:rsidP="0077176C">
      <w:pPr>
        <w:spacing w:after="120" w:line="312" w:lineRule="auto"/>
        <w:rPr>
          <w:rFonts w:ascii="Times New Roman" w:hAnsi="Times New Roman" w:cs="Times New Roman"/>
          <w:sz w:val="26"/>
          <w:szCs w:val="26"/>
        </w:rPr>
      </w:pPr>
      <w:r w:rsidRPr="002E0420">
        <w:rPr>
          <w:rFonts w:ascii="Times New Roman" w:hAnsi="Times New Roman" w:cs="Times New Roman"/>
          <w:noProof/>
          <w:sz w:val="26"/>
          <w:szCs w:val="26"/>
        </w:rPr>
        <w:drawing>
          <wp:inline distT="0" distB="0" distL="0" distR="0" wp14:anchorId="2D1ED521" wp14:editId="1E83AF0F">
            <wp:extent cx="5927725" cy="4770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2001" cy="4781608"/>
                    </a:xfrm>
                    <a:prstGeom prst="rect">
                      <a:avLst/>
                    </a:prstGeom>
                  </pic:spPr>
                </pic:pic>
              </a:graphicData>
            </a:graphic>
          </wp:inline>
        </w:drawing>
      </w:r>
    </w:p>
    <w:p w14:paraId="579F5479" w14:textId="1E6EB2AF" w:rsidR="002E0420" w:rsidRDefault="002E0420" w:rsidP="00A5040F">
      <w:pPr>
        <w:pStyle w:val="hinh"/>
      </w:pPr>
      <w:bookmarkStart w:id="510" w:name="_Toc185683931"/>
      <w:bookmarkStart w:id="511" w:name="_Toc185793913"/>
      <w:bookmarkStart w:id="512" w:name="_Toc185793996"/>
      <w:r>
        <w:t>Hình 2.</w:t>
      </w:r>
      <w:r w:rsidR="00A5040F">
        <w:t>2</w:t>
      </w:r>
      <w:r>
        <w:t>. Sơ đồ UseCase tổng quát</w:t>
      </w:r>
      <w:bookmarkEnd w:id="510"/>
      <w:bookmarkEnd w:id="511"/>
      <w:bookmarkEnd w:id="512"/>
    </w:p>
    <w:p w14:paraId="008581FD" w14:textId="77777777" w:rsidR="00FE034E" w:rsidRDefault="00FE034E">
      <w:pPr>
        <w:rPr>
          <w:ins w:id="513" w:author="Tran Dang" w:date="2024-12-22T20:48:00Z"/>
          <w:rFonts w:ascii="Times New Roman" w:hAnsi="Times New Roman" w:cs="Times New Roman"/>
          <w:i/>
          <w:iCs/>
          <w:sz w:val="26"/>
          <w:szCs w:val="26"/>
        </w:rPr>
      </w:pPr>
      <w:ins w:id="514" w:author="Tran Dang" w:date="2024-12-22T20:48:00Z">
        <w:r>
          <w:rPr>
            <w:b/>
            <w:bCs/>
            <w:i/>
            <w:iCs/>
          </w:rPr>
          <w:br w:type="page"/>
        </w:r>
      </w:ins>
    </w:p>
    <w:p w14:paraId="18970C2E" w14:textId="4DF664CA" w:rsidR="00881F82" w:rsidRPr="00FE034E" w:rsidRDefault="00881F82" w:rsidP="00A5040F">
      <w:pPr>
        <w:pStyle w:val="c4"/>
        <w:rPr>
          <w:b w:val="0"/>
          <w:bCs w:val="0"/>
          <w:i/>
          <w:iCs/>
          <w:rPrChange w:id="515" w:author="Tran Dang" w:date="2024-12-22T20:47:00Z">
            <w:rPr/>
          </w:rPrChange>
        </w:rPr>
      </w:pPr>
      <w:bookmarkStart w:id="516" w:name="_Toc185793439"/>
      <w:bookmarkStart w:id="517" w:name="_Toc185793859"/>
      <w:r w:rsidRPr="00FE034E">
        <w:rPr>
          <w:b w:val="0"/>
          <w:bCs w:val="0"/>
          <w:i/>
          <w:iCs/>
          <w:rPrChange w:id="518" w:author="Tran Dang" w:date="2024-12-22T20:47:00Z">
            <w:rPr/>
          </w:rPrChange>
        </w:rPr>
        <w:lastRenderedPageBreak/>
        <w:t xml:space="preserve">2.2.2.1. Sơ đồ Usecase </w:t>
      </w:r>
      <w:r w:rsidR="006028BE" w:rsidRPr="00FE034E">
        <w:rPr>
          <w:b w:val="0"/>
          <w:bCs w:val="0"/>
          <w:i/>
          <w:iCs/>
          <w:rPrChange w:id="519" w:author="Tran Dang" w:date="2024-12-22T20:47:00Z">
            <w:rPr/>
          </w:rPrChange>
        </w:rPr>
        <w:t>thành phần</w:t>
      </w:r>
      <w:bookmarkEnd w:id="516"/>
      <w:bookmarkEnd w:id="517"/>
    </w:p>
    <w:p w14:paraId="16D563DD" w14:textId="739B1122" w:rsidR="006028BE" w:rsidRPr="00FE034E" w:rsidRDefault="006028BE" w:rsidP="00A5040F">
      <w:pPr>
        <w:pStyle w:val="c4"/>
        <w:rPr>
          <w:i/>
          <w:iCs/>
          <w:rPrChange w:id="520" w:author="Tran Dang" w:date="2024-12-22T20:50:00Z">
            <w:rPr/>
          </w:rPrChange>
        </w:rPr>
      </w:pPr>
      <w:bookmarkStart w:id="521" w:name="_Toc185793440"/>
      <w:bookmarkStart w:id="522" w:name="_Toc185793860"/>
      <w:r w:rsidRPr="00FE034E">
        <w:rPr>
          <w:i/>
          <w:iCs/>
          <w:rPrChange w:id="523" w:author="Tran Dang" w:date="2024-12-22T20:50:00Z">
            <w:rPr/>
          </w:rPrChange>
        </w:rPr>
        <w:t>a. Sơ đồ Usecase đăng nhập</w:t>
      </w:r>
      <w:bookmarkEnd w:id="521"/>
      <w:bookmarkEnd w:id="522"/>
    </w:p>
    <w:p w14:paraId="1EED2D94" w14:textId="659EA6EF" w:rsidR="00E2265E" w:rsidRDefault="00E2265E"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 xml:space="preserve">Sơ đồ Usecase đăng nhập </w:t>
      </w:r>
      <w:r w:rsidR="00591952">
        <w:rPr>
          <w:rFonts w:ascii="Times New Roman" w:hAnsi="Times New Roman" w:cs="Times New Roman"/>
          <w:sz w:val="26"/>
          <w:szCs w:val="26"/>
        </w:rPr>
        <w:t>gồm 3 tác nhân chính: Khách, Người dùng và người quản trị.</w:t>
      </w:r>
    </w:p>
    <w:p w14:paraId="127715BD" w14:textId="7C62FF84" w:rsidR="00591952" w:rsidRDefault="00591952" w:rsidP="0077176C">
      <w:pPr>
        <w:spacing w:after="120" w:line="312" w:lineRule="auto"/>
        <w:rPr>
          <w:rFonts w:ascii="Times New Roman" w:hAnsi="Times New Roman" w:cs="Times New Roman"/>
          <w:sz w:val="26"/>
          <w:szCs w:val="26"/>
        </w:rPr>
      </w:pPr>
      <w:r w:rsidRPr="00591952">
        <w:rPr>
          <w:rFonts w:ascii="Times New Roman" w:hAnsi="Times New Roman" w:cs="Times New Roman"/>
          <w:noProof/>
          <w:sz w:val="26"/>
          <w:szCs w:val="26"/>
        </w:rPr>
        <w:drawing>
          <wp:inline distT="0" distB="0" distL="0" distR="0" wp14:anchorId="40A4939E" wp14:editId="2CE8DC95">
            <wp:extent cx="5761990" cy="5654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990" cy="5654675"/>
                    </a:xfrm>
                    <a:prstGeom prst="rect">
                      <a:avLst/>
                    </a:prstGeom>
                  </pic:spPr>
                </pic:pic>
              </a:graphicData>
            </a:graphic>
          </wp:inline>
        </w:drawing>
      </w:r>
    </w:p>
    <w:p w14:paraId="7CF15E6A" w14:textId="21989E58" w:rsidR="00591952" w:rsidRDefault="00591952" w:rsidP="00A5040F">
      <w:pPr>
        <w:pStyle w:val="hinh"/>
      </w:pPr>
      <w:bookmarkStart w:id="524" w:name="_Toc185683932"/>
      <w:bookmarkStart w:id="525" w:name="_Toc185793914"/>
      <w:bookmarkStart w:id="526" w:name="_Toc185793997"/>
      <w:r>
        <w:t>Hình 2.</w:t>
      </w:r>
      <w:r w:rsidR="00A5040F">
        <w:t>3.</w:t>
      </w:r>
      <w:r>
        <w:t xml:space="preserve"> Sơ đồ Usecase Đăng nhập</w:t>
      </w:r>
      <w:bookmarkEnd w:id="524"/>
      <w:bookmarkEnd w:id="525"/>
      <w:bookmarkEnd w:id="526"/>
    </w:p>
    <w:p w14:paraId="35639617" w14:textId="77777777" w:rsidR="00FE034E" w:rsidRDefault="00FE034E">
      <w:pPr>
        <w:rPr>
          <w:ins w:id="527" w:author="Tran Dang" w:date="2024-12-22T20:48:00Z"/>
          <w:rFonts w:ascii="Times New Roman" w:hAnsi="Times New Roman" w:cs="Times New Roman"/>
          <w:b/>
          <w:bCs/>
          <w:sz w:val="26"/>
          <w:szCs w:val="26"/>
        </w:rPr>
      </w:pPr>
      <w:ins w:id="528" w:author="Tran Dang" w:date="2024-12-22T20:48:00Z">
        <w:r>
          <w:br w:type="page"/>
        </w:r>
      </w:ins>
    </w:p>
    <w:p w14:paraId="3A340FC5" w14:textId="1CD869E7" w:rsidR="006028BE" w:rsidRPr="00FE034E" w:rsidRDefault="006028BE" w:rsidP="00A5040F">
      <w:pPr>
        <w:pStyle w:val="c4"/>
        <w:rPr>
          <w:i/>
          <w:iCs/>
          <w:rPrChange w:id="529" w:author="Tran Dang" w:date="2024-12-22T20:50:00Z">
            <w:rPr/>
          </w:rPrChange>
        </w:rPr>
      </w:pPr>
      <w:bookmarkStart w:id="530" w:name="_Toc185793441"/>
      <w:bookmarkStart w:id="531" w:name="_Toc185793861"/>
      <w:r w:rsidRPr="00FE034E">
        <w:rPr>
          <w:i/>
          <w:iCs/>
          <w:rPrChange w:id="532" w:author="Tran Dang" w:date="2024-12-22T20:50:00Z">
            <w:rPr/>
          </w:rPrChange>
        </w:rPr>
        <w:lastRenderedPageBreak/>
        <w:t>b. Sơ đồ Usecase</w:t>
      </w:r>
      <w:r w:rsidR="00591952" w:rsidRPr="00FE034E">
        <w:rPr>
          <w:i/>
          <w:iCs/>
          <w:rPrChange w:id="533" w:author="Tran Dang" w:date="2024-12-22T20:50:00Z">
            <w:rPr/>
          </w:rPrChange>
        </w:rPr>
        <w:t xml:space="preserve"> Trang người dùng</w:t>
      </w:r>
      <w:bookmarkEnd w:id="530"/>
      <w:bookmarkEnd w:id="531"/>
    </w:p>
    <w:p w14:paraId="41CE289B" w14:textId="527101FD" w:rsidR="00591952" w:rsidRDefault="00591952"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Sơ đồ Usecase người dùng là sơ đồ biểu diễn luồng thao tác của các tác nhân trên giao diện người dùng.</w:t>
      </w:r>
    </w:p>
    <w:p w14:paraId="54661E6D" w14:textId="3D1DEBE0" w:rsidR="00AB0FB4" w:rsidRDefault="00AB0FB4"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Gồm các chức năng như: Xem bài viết, xem bài tập, nộp bài tập, xem kết quả bài nộp,…</w:t>
      </w:r>
    </w:p>
    <w:p w14:paraId="059FDC92" w14:textId="640987A5" w:rsidR="00591952" w:rsidRDefault="00591952" w:rsidP="0077176C">
      <w:pPr>
        <w:spacing w:after="120" w:line="312" w:lineRule="auto"/>
        <w:rPr>
          <w:rFonts w:ascii="Times New Roman" w:hAnsi="Times New Roman" w:cs="Times New Roman"/>
          <w:sz w:val="26"/>
          <w:szCs w:val="26"/>
        </w:rPr>
      </w:pPr>
      <w:r w:rsidRPr="00591952">
        <w:rPr>
          <w:rFonts w:ascii="Times New Roman" w:hAnsi="Times New Roman" w:cs="Times New Roman"/>
          <w:noProof/>
          <w:sz w:val="26"/>
          <w:szCs w:val="26"/>
        </w:rPr>
        <w:drawing>
          <wp:inline distT="0" distB="0" distL="0" distR="0" wp14:anchorId="5623D4AF" wp14:editId="303B0A5E">
            <wp:extent cx="5761990" cy="4752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1990" cy="4752975"/>
                    </a:xfrm>
                    <a:prstGeom prst="rect">
                      <a:avLst/>
                    </a:prstGeom>
                  </pic:spPr>
                </pic:pic>
              </a:graphicData>
            </a:graphic>
          </wp:inline>
        </w:drawing>
      </w:r>
    </w:p>
    <w:p w14:paraId="5CA5BA6D" w14:textId="5F26BF81" w:rsidR="00591952" w:rsidRDefault="00591952" w:rsidP="00A5040F">
      <w:pPr>
        <w:pStyle w:val="hinh"/>
      </w:pPr>
      <w:bookmarkStart w:id="534" w:name="_Toc185683933"/>
      <w:bookmarkStart w:id="535" w:name="_Toc185793915"/>
      <w:bookmarkStart w:id="536" w:name="_Toc185793998"/>
      <w:r>
        <w:t>Hình 2.</w:t>
      </w:r>
      <w:r w:rsidR="00A5040F">
        <w:t>4.</w:t>
      </w:r>
      <w:r>
        <w:t xml:space="preserve"> Sơ đồ Usecase Trang người dùng</w:t>
      </w:r>
      <w:bookmarkEnd w:id="534"/>
      <w:bookmarkEnd w:id="535"/>
      <w:bookmarkEnd w:id="536"/>
    </w:p>
    <w:p w14:paraId="4F189553" w14:textId="77777777" w:rsidR="00FE034E" w:rsidRDefault="00FE034E">
      <w:pPr>
        <w:rPr>
          <w:ins w:id="537" w:author="Tran Dang" w:date="2024-12-22T20:50:00Z"/>
          <w:rFonts w:ascii="Times New Roman" w:hAnsi="Times New Roman" w:cs="Times New Roman"/>
          <w:b/>
          <w:bCs/>
          <w:i/>
          <w:iCs/>
          <w:sz w:val="26"/>
          <w:szCs w:val="26"/>
        </w:rPr>
      </w:pPr>
      <w:ins w:id="538" w:author="Tran Dang" w:date="2024-12-22T20:50:00Z">
        <w:r>
          <w:rPr>
            <w:i/>
            <w:iCs/>
          </w:rPr>
          <w:br w:type="page"/>
        </w:r>
      </w:ins>
    </w:p>
    <w:p w14:paraId="00C2F484" w14:textId="1773C350" w:rsidR="00591952" w:rsidRPr="00FE034E" w:rsidRDefault="00591952" w:rsidP="00A5040F">
      <w:pPr>
        <w:pStyle w:val="c4"/>
        <w:rPr>
          <w:i/>
          <w:iCs/>
          <w:rPrChange w:id="539" w:author="Tran Dang" w:date="2024-12-22T20:50:00Z">
            <w:rPr/>
          </w:rPrChange>
        </w:rPr>
      </w:pPr>
      <w:bookmarkStart w:id="540" w:name="_Toc185793442"/>
      <w:bookmarkStart w:id="541" w:name="_Toc185793862"/>
      <w:r w:rsidRPr="00FE034E">
        <w:rPr>
          <w:i/>
          <w:iCs/>
          <w:rPrChange w:id="542" w:author="Tran Dang" w:date="2024-12-22T20:50:00Z">
            <w:rPr/>
          </w:rPrChange>
        </w:rPr>
        <w:lastRenderedPageBreak/>
        <w:t>c. Sơ đồ Usecase</w:t>
      </w:r>
      <w:r w:rsidR="00AB0FB4" w:rsidRPr="00FE034E">
        <w:rPr>
          <w:i/>
          <w:iCs/>
          <w:rPrChange w:id="543" w:author="Tran Dang" w:date="2024-12-22T20:50:00Z">
            <w:rPr/>
          </w:rPrChange>
        </w:rPr>
        <w:t xml:space="preserve"> trang quản trị</w:t>
      </w:r>
      <w:bookmarkEnd w:id="540"/>
      <w:bookmarkEnd w:id="541"/>
    </w:p>
    <w:p w14:paraId="1E79B3CB" w14:textId="0C889087" w:rsidR="00AB0FB4" w:rsidRDefault="00AB0FB4"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 xml:space="preserve">Sơ đồ Usecase trang quản trị là sơ đồ biểu diễn luồng thao tác của tác nhân quản trị viên trên giao diện quản trị viên. </w:t>
      </w:r>
    </w:p>
    <w:p w14:paraId="6E1D3527" w14:textId="4BB0A32E" w:rsidR="00AB0FB4" w:rsidRDefault="00AB0FB4"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Gồm một số chức năng như: Thêm, sửa, xóa, tìm kiếm, lọc,…</w:t>
      </w:r>
    </w:p>
    <w:p w14:paraId="285F20BC" w14:textId="64778324" w:rsidR="00AB0FB4" w:rsidRDefault="00AB0FB4" w:rsidP="0077176C">
      <w:pPr>
        <w:spacing w:after="120" w:line="312" w:lineRule="auto"/>
        <w:rPr>
          <w:rFonts w:ascii="Times New Roman" w:hAnsi="Times New Roman" w:cs="Times New Roman"/>
          <w:sz w:val="26"/>
          <w:szCs w:val="26"/>
        </w:rPr>
      </w:pPr>
    </w:p>
    <w:p w14:paraId="57EEFAC8" w14:textId="367C0615" w:rsidR="00AB0FB4" w:rsidRDefault="00AB0FB4" w:rsidP="0077176C">
      <w:pPr>
        <w:spacing w:after="120" w:line="312" w:lineRule="auto"/>
        <w:rPr>
          <w:rFonts w:ascii="Times New Roman" w:hAnsi="Times New Roman" w:cs="Times New Roman"/>
          <w:sz w:val="26"/>
          <w:szCs w:val="26"/>
        </w:rPr>
      </w:pPr>
      <w:r w:rsidRPr="00AB0FB4">
        <w:rPr>
          <w:rFonts w:ascii="Times New Roman" w:hAnsi="Times New Roman" w:cs="Times New Roman"/>
          <w:noProof/>
          <w:sz w:val="26"/>
          <w:szCs w:val="26"/>
        </w:rPr>
        <w:drawing>
          <wp:inline distT="0" distB="0" distL="0" distR="0" wp14:anchorId="521EEABB" wp14:editId="65743758">
            <wp:extent cx="5761990" cy="4058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990" cy="4058285"/>
                    </a:xfrm>
                    <a:prstGeom prst="rect">
                      <a:avLst/>
                    </a:prstGeom>
                  </pic:spPr>
                </pic:pic>
              </a:graphicData>
            </a:graphic>
          </wp:inline>
        </w:drawing>
      </w:r>
    </w:p>
    <w:p w14:paraId="4F0228AC" w14:textId="0A72EDB2" w:rsidR="00AB0FB4" w:rsidRDefault="00AB0FB4" w:rsidP="00A5040F">
      <w:pPr>
        <w:pStyle w:val="hinh"/>
      </w:pPr>
      <w:bookmarkStart w:id="544" w:name="_Toc185683934"/>
      <w:bookmarkStart w:id="545" w:name="_Toc185793916"/>
      <w:bookmarkStart w:id="546" w:name="_Toc185793999"/>
      <w:r>
        <w:t>Hình 2.</w:t>
      </w:r>
      <w:r w:rsidR="00A5040F">
        <w:t>5. Sơ đồ Usecase trang quản trị</w:t>
      </w:r>
      <w:bookmarkEnd w:id="544"/>
      <w:bookmarkEnd w:id="545"/>
      <w:bookmarkEnd w:id="546"/>
    </w:p>
    <w:p w14:paraId="20B9F61C" w14:textId="77777777" w:rsidR="00FE034E" w:rsidRDefault="00FE034E">
      <w:pPr>
        <w:rPr>
          <w:ins w:id="547" w:author="Tran Dang" w:date="2024-12-22T20:50:00Z"/>
          <w:rFonts w:ascii="Times New Roman" w:hAnsi="Times New Roman" w:cs="Times New Roman"/>
          <w:b/>
          <w:bCs/>
          <w:color w:val="000000" w:themeColor="text1"/>
          <w:sz w:val="26"/>
          <w:szCs w:val="26"/>
        </w:rPr>
      </w:pPr>
      <w:ins w:id="548" w:author="Tran Dang" w:date="2024-12-22T20:50:00Z">
        <w:r>
          <w:br w:type="page"/>
        </w:r>
      </w:ins>
    </w:p>
    <w:p w14:paraId="7433E1C4" w14:textId="7D257301" w:rsidR="006028BE" w:rsidRPr="00FE034E" w:rsidRDefault="006028BE" w:rsidP="00A5040F">
      <w:pPr>
        <w:pStyle w:val="c3"/>
        <w:rPr>
          <w:i/>
          <w:iCs/>
          <w:rPrChange w:id="549" w:author="Tran Dang" w:date="2024-12-22T20:50:00Z">
            <w:rPr/>
          </w:rPrChange>
        </w:rPr>
      </w:pPr>
      <w:bookmarkStart w:id="550" w:name="_Toc185793369"/>
      <w:bookmarkStart w:id="551" w:name="_Toc185793443"/>
      <w:bookmarkStart w:id="552" w:name="_Toc185793863"/>
      <w:r w:rsidRPr="00FE034E">
        <w:rPr>
          <w:i/>
          <w:iCs/>
          <w:rPrChange w:id="553" w:author="Tran Dang" w:date="2024-12-22T20:50:00Z">
            <w:rPr/>
          </w:rPrChange>
        </w:rPr>
        <w:lastRenderedPageBreak/>
        <w:t xml:space="preserve">2.2.3. Sơ đồ </w:t>
      </w:r>
      <w:r w:rsidR="00591952" w:rsidRPr="00FE034E">
        <w:rPr>
          <w:i/>
          <w:iCs/>
          <w:rPrChange w:id="554" w:author="Tran Dang" w:date="2024-12-22T20:50:00Z">
            <w:rPr/>
          </w:rPrChange>
        </w:rPr>
        <w:t>H</w:t>
      </w:r>
      <w:r w:rsidRPr="00FE034E">
        <w:rPr>
          <w:i/>
          <w:iCs/>
          <w:rPrChange w:id="555" w:author="Tran Dang" w:date="2024-12-22T20:50:00Z">
            <w:rPr/>
          </w:rPrChange>
        </w:rPr>
        <w:t>oạt động</w:t>
      </w:r>
      <w:bookmarkEnd w:id="550"/>
      <w:bookmarkEnd w:id="551"/>
      <w:bookmarkEnd w:id="552"/>
    </w:p>
    <w:p w14:paraId="7C99C4BD" w14:textId="4DC8F0AC" w:rsidR="002A4EEE" w:rsidRPr="00FE034E" w:rsidRDefault="002A4EEE" w:rsidP="00A5040F">
      <w:pPr>
        <w:pStyle w:val="c4"/>
        <w:rPr>
          <w:b w:val="0"/>
          <w:bCs w:val="0"/>
          <w:i/>
          <w:iCs/>
          <w:rPrChange w:id="556" w:author="Tran Dang" w:date="2024-12-22T20:51:00Z">
            <w:rPr/>
          </w:rPrChange>
        </w:rPr>
      </w:pPr>
      <w:bookmarkStart w:id="557" w:name="_Toc185793444"/>
      <w:bookmarkStart w:id="558" w:name="_Toc185793864"/>
      <w:r w:rsidRPr="00FE034E">
        <w:rPr>
          <w:b w:val="0"/>
          <w:bCs w:val="0"/>
          <w:i/>
          <w:iCs/>
          <w:rPrChange w:id="559" w:author="Tran Dang" w:date="2024-12-22T20:51:00Z">
            <w:rPr/>
          </w:rPrChange>
        </w:rPr>
        <w:t xml:space="preserve">2.2.3.1. Sơ đồ hoạt động </w:t>
      </w:r>
      <w:r w:rsidR="00AB0FB4" w:rsidRPr="00FE034E">
        <w:rPr>
          <w:b w:val="0"/>
          <w:bCs w:val="0"/>
          <w:i/>
          <w:iCs/>
          <w:rPrChange w:id="560" w:author="Tran Dang" w:date="2024-12-22T20:51:00Z">
            <w:rPr/>
          </w:rPrChange>
        </w:rPr>
        <w:t>đăng ký tài khoản</w:t>
      </w:r>
      <w:bookmarkEnd w:id="557"/>
      <w:bookmarkEnd w:id="558"/>
    </w:p>
    <w:p w14:paraId="30C5CED3" w14:textId="59E4D490" w:rsidR="00AB0FB4" w:rsidRDefault="00AB0FB4"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Dưới đây là sơ đồ hoạt động về chức năng đăng ký tài khoản tại website.</w:t>
      </w:r>
    </w:p>
    <w:p w14:paraId="3ABB863C" w14:textId="7BDB7921" w:rsidR="00AB0FB4" w:rsidRDefault="00AB0FB4" w:rsidP="0077176C">
      <w:pPr>
        <w:spacing w:after="120" w:line="312" w:lineRule="auto"/>
        <w:rPr>
          <w:rFonts w:ascii="Times New Roman" w:hAnsi="Times New Roman" w:cs="Times New Roman"/>
          <w:sz w:val="26"/>
          <w:szCs w:val="26"/>
        </w:rPr>
      </w:pPr>
      <w:r w:rsidRPr="00AB0FB4">
        <w:rPr>
          <w:rFonts w:ascii="Times New Roman" w:hAnsi="Times New Roman" w:cs="Times New Roman"/>
          <w:noProof/>
          <w:sz w:val="26"/>
          <w:szCs w:val="26"/>
        </w:rPr>
        <w:drawing>
          <wp:inline distT="0" distB="0" distL="0" distR="0" wp14:anchorId="6C11A946" wp14:editId="63D4F582">
            <wp:extent cx="5761990" cy="4984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990" cy="4984750"/>
                    </a:xfrm>
                    <a:prstGeom prst="rect">
                      <a:avLst/>
                    </a:prstGeom>
                  </pic:spPr>
                </pic:pic>
              </a:graphicData>
            </a:graphic>
          </wp:inline>
        </w:drawing>
      </w:r>
    </w:p>
    <w:p w14:paraId="2DC2DF53" w14:textId="3014946B" w:rsidR="00AB0FB4" w:rsidRDefault="00AB0FB4" w:rsidP="00A5040F">
      <w:pPr>
        <w:pStyle w:val="hinh"/>
      </w:pPr>
      <w:bookmarkStart w:id="561" w:name="_Toc185683935"/>
      <w:bookmarkStart w:id="562" w:name="_Toc185793917"/>
      <w:bookmarkStart w:id="563" w:name="_Toc185794000"/>
      <w:r>
        <w:t>Hình 2.</w:t>
      </w:r>
      <w:r w:rsidR="00A5040F">
        <w:t>6.</w:t>
      </w:r>
      <w:r>
        <w:t xml:space="preserve"> Sơ đồ hoạt động đăng ký tài khoản</w:t>
      </w:r>
      <w:bookmarkEnd w:id="561"/>
      <w:bookmarkEnd w:id="562"/>
      <w:bookmarkEnd w:id="563"/>
    </w:p>
    <w:p w14:paraId="647F27D3" w14:textId="77777777" w:rsidR="00FE034E" w:rsidRDefault="00FE034E">
      <w:pPr>
        <w:rPr>
          <w:ins w:id="564" w:author="Tran Dang" w:date="2024-12-22T20:51:00Z"/>
          <w:rFonts w:ascii="Times New Roman" w:hAnsi="Times New Roman" w:cs="Times New Roman"/>
          <w:i/>
          <w:iCs/>
          <w:sz w:val="26"/>
          <w:szCs w:val="26"/>
        </w:rPr>
      </w:pPr>
      <w:ins w:id="565" w:author="Tran Dang" w:date="2024-12-22T20:51:00Z">
        <w:r>
          <w:rPr>
            <w:b/>
            <w:bCs/>
            <w:i/>
            <w:iCs/>
          </w:rPr>
          <w:br w:type="page"/>
        </w:r>
      </w:ins>
    </w:p>
    <w:p w14:paraId="1C33EB3B" w14:textId="4139E125" w:rsidR="002A4EEE" w:rsidRPr="00FE034E" w:rsidRDefault="002A4EEE" w:rsidP="00A5040F">
      <w:pPr>
        <w:pStyle w:val="c4"/>
        <w:rPr>
          <w:b w:val="0"/>
          <w:bCs w:val="0"/>
          <w:i/>
          <w:iCs/>
          <w:rPrChange w:id="566" w:author="Tran Dang" w:date="2024-12-22T20:51:00Z">
            <w:rPr/>
          </w:rPrChange>
        </w:rPr>
      </w:pPr>
      <w:bookmarkStart w:id="567" w:name="_Toc185793445"/>
      <w:bookmarkStart w:id="568" w:name="_Toc185793865"/>
      <w:r w:rsidRPr="00FE034E">
        <w:rPr>
          <w:b w:val="0"/>
          <w:bCs w:val="0"/>
          <w:i/>
          <w:iCs/>
          <w:rPrChange w:id="569" w:author="Tran Dang" w:date="2024-12-22T20:51:00Z">
            <w:rPr/>
          </w:rPrChange>
        </w:rPr>
        <w:lastRenderedPageBreak/>
        <w:t>2.2.3.2. Sơ đồ hoạt động</w:t>
      </w:r>
      <w:r w:rsidR="00AB0FB4" w:rsidRPr="00FE034E">
        <w:rPr>
          <w:b w:val="0"/>
          <w:bCs w:val="0"/>
          <w:i/>
          <w:iCs/>
          <w:rPrChange w:id="570" w:author="Tran Dang" w:date="2024-12-22T20:51:00Z">
            <w:rPr/>
          </w:rPrChange>
        </w:rPr>
        <w:t xml:space="preserve"> hệ thống chấm bài</w:t>
      </w:r>
      <w:r w:rsidR="003C0565" w:rsidRPr="00FE034E">
        <w:rPr>
          <w:b w:val="0"/>
          <w:bCs w:val="0"/>
          <w:i/>
          <w:iCs/>
          <w:rPrChange w:id="571" w:author="Tran Dang" w:date="2024-12-22T20:51:00Z">
            <w:rPr/>
          </w:rPrChange>
        </w:rPr>
        <w:t xml:space="preserve"> tự động</w:t>
      </w:r>
      <w:bookmarkEnd w:id="567"/>
      <w:bookmarkEnd w:id="568"/>
    </w:p>
    <w:p w14:paraId="2B4D3B22" w14:textId="6F9DA033" w:rsidR="00AB0FB4" w:rsidRDefault="00AB0FB4"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Dưới đây là sơ đồ hoạt động về hệ thống chấm bài tự động</w:t>
      </w:r>
      <w:r w:rsidR="003C0565">
        <w:rPr>
          <w:rFonts w:ascii="Times New Roman" w:hAnsi="Times New Roman" w:cs="Times New Roman"/>
          <w:sz w:val="26"/>
          <w:szCs w:val="26"/>
        </w:rPr>
        <w:t xml:space="preserve"> của website.  Dựa vào đây ta có thể biết được là luồng làm việc của hệ thống chấm bài như thế nào.</w:t>
      </w:r>
    </w:p>
    <w:p w14:paraId="0D17B958" w14:textId="2F14EAE7" w:rsidR="003C0565" w:rsidRDefault="003C0565" w:rsidP="0077176C">
      <w:pPr>
        <w:spacing w:after="120" w:line="312" w:lineRule="auto"/>
        <w:rPr>
          <w:rFonts w:ascii="Times New Roman" w:hAnsi="Times New Roman" w:cs="Times New Roman"/>
          <w:sz w:val="26"/>
          <w:szCs w:val="26"/>
        </w:rPr>
      </w:pPr>
      <w:r w:rsidRPr="003C0565">
        <w:rPr>
          <w:rFonts w:ascii="Times New Roman" w:hAnsi="Times New Roman" w:cs="Times New Roman"/>
          <w:noProof/>
          <w:sz w:val="26"/>
          <w:szCs w:val="26"/>
        </w:rPr>
        <w:drawing>
          <wp:inline distT="0" distB="0" distL="0" distR="0" wp14:anchorId="2BAE1071" wp14:editId="6C5C617D">
            <wp:extent cx="5761990" cy="4534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990" cy="4534535"/>
                    </a:xfrm>
                    <a:prstGeom prst="rect">
                      <a:avLst/>
                    </a:prstGeom>
                  </pic:spPr>
                </pic:pic>
              </a:graphicData>
            </a:graphic>
          </wp:inline>
        </w:drawing>
      </w:r>
    </w:p>
    <w:p w14:paraId="5084685F" w14:textId="16F29B97" w:rsidR="003C0565" w:rsidRDefault="003C0565" w:rsidP="00A5040F">
      <w:pPr>
        <w:pStyle w:val="hinh"/>
      </w:pPr>
      <w:bookmarkStart w:id="572" w:name="_Toc185683936"/>
      <w:bookmarkStart w:id="573" w:name="_Toc185793918"/>
      <w:bookmarkStart w:id="574" w:name="_Toc185794001"/>
      <w:r>
        <w:t>Hình 2.</w:t>
      </w:r>
      <w:r w:rsidR="00A5040F">
        <w:t>7.</w:t>
      </w:r>
      <w:r>
        <w:t xml:space="preserve"> Sơ đồ hoạt động chức năng chấm bài tự động</w:t>
      </w:r>
      <w:bookmarkEnd w:id="572"/>
      <w:bookmarkEnd w:id="573"/>
      <w:bookmarkEnd w:id="574"/>
    </w:p>
    <w:p w14:paraId="0A40D893" w14:textId="77777777" w:rsidR="00124C1F" w:rsidRDefault="00124C1F">
      <w:pPr>
        <w:rPr>
          <w:ins w:id="575" w:author="Tran Dang" w:date="2024-12-22T20:26:00Z"/>
          <w:rFonts w:ascii="Times New Roman" w:hAnsi="Times New Roman" w:cs="Times New Roman"/>
          <w:b/>
          <w:bCs/>
          <w:color w:val="000000" w:themeColor="text1"/>
          <w:sz w:val="26"/>
          <w:szCs w:val="26"/>
        </w:rPr>
      </w:pPr>
      <w:ins w:id="576" w:author="Tran Dang" w:date="2024-12-22T20:26:00Z">
        <w:r>
          <w:br w:type="page"/>
        </w:r>
      </w:ins>
    </w:p>
    <w:p w14:paraId="405C999D" w14:textId="21D883B1" w:rsidR="002A4EEE" w:rsidRPr="00FE034E" w:rsidRDefault="002A4EEE" w:rsidP="00A5040F">
      <w:pPr>
        <w:pStyle w:val="c3"/>
        <w:rPr>
          <w:i/>
          <w:iCs/>
          <w:rPrChange w:id="577" w:author="Tran Dang" w:date="2024-12-22T20:51:00Z">
            <w:rPr/>
          </w:rPrChange>
        </w:rPr>
      </w:pPr>
      <w:bookmarkStart w:id="578" w:name="_Toc185793370"/>
      <w:bookmarkStart w:id="579" w:name="_Toc185793446"/>
      <w:bookmarkStart w:id="580" w:name="_Toc185793866"/>
      <w:r w:rsidRPr="00FE034E">
        <w:rPr>
          <w:i/>
          <w:iCs/>
          <w:rPrChange w:id="581" w:author="Tran Dang" w:date="2024-12-22T20:51:00Z">
            <w:rPr/>
          </w:rPrChange>
        </w:rPr>
        <w:lastRenderedPageBreak/>
        <w:t xml:space="preserve">2.2.4. Sơ đồ </w:t>
      </w:r>
      <w:r w:rsidR="007A2710" w:rsidRPr="00FE034E">
        <w:rPr>
          <w:i/>
          <w:iCs/>
          <w:rPrChange w:id="582" w:author="Tran Dang" w:date="2024-12-22T20:51:00Z">
            <w:rPr/>
          </w:rPrChange>
        </w:rPr>
        <w:t>lớp</w:t>
      </w:r>
      <w:bookmarkEnd w:id="578"/>
      <w:bookmarkEnd w:id="579"/>
      <w:bookmarkEnd w:id="580"/>
    </w:p>
    <w:p w14:paraId="71B13A30" w14:textId="0DC2A328" w:rsidR="007A2710" w:rsidRDefault="007A2710"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Dưới đây là sơ đồ lớp của hệ thống.</w:t>
      </w:r>
    </w:p>
    <w:p w14:paraId="031D439F" w14:textId="7EF9FD89" w:rsidR="007A2710" w:rsidRDefault="007A2710" w:rsidP="0077176C">
      <w:pPr>
        <w:spacing w:after="120" w:line="312" w:lineRule="auto"/>
        <w:rPr>
          <w:rFonts w:ascii="Times New Roman" w:hAnsi="Times New Roman" w:cs="Times New Roman"/>
          <w:sz w:val="26"/>
          <w:szCs w:val="26"/>
        </w:rPr>
      </w:pPr>
      <w:r w:rsidRPr="007A2710">
        <w:rPr>
          <w:rFonts w:ascii="Times New Roman" w:hAnsi="Times New Roman" w:cs="Times New Roman"/>
          <w:noProof/>
          <w:sz w:val="26"/>
          <w:szCs w:val="26"/>
        </w:rPr>
        <w:drawing>
          <wp:inline distT="0" distB="0" distL="0" distR="0" wp14:anchorId="6F0F2849" wp14:editId="0382FED2">
            <wp:extent cx="5761990"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1990" cy="3695700"/>
                    </a:xfrm>
                    <a:prstGeom prst="rect">
                      <a:avLst/>
                    </a:prstGeom>
                  </pic:spPr>
                </pic:pic>
              </a:graphicData>
            </a:graphic>
          </wp:inline>
        </w:drawing>
      </w:r>
    </w:p>
    <w:p w14:paraId="57805FF6" w14:textId="7F3458CD" w:rsidR="007A2710" w:rsidRDefault="007A2710" w:rsidP="00A5040F">
      <w:pPr>
        <w:pStyle w:val="hinh"/>
      </w:pPr>
      <w:bookmarkStart w:id="583" w:name="_Toc185683937"/>
      <w:bookmarkStart w:id="584" w:name="_Toc185793919"/>
      <w:bookmarkStart w:id="585" w:name="_Toc185794002"/>
      <w:r>
        <w:t>Hình 2.</w:t>
      </w:r>
      <w:r w:rsidR="00A5040F">
        <w:t>8</w:t>
      </w:r>
      <w:r>
        <w:t>. Sơ đồ lớp</w:t>
      </w:r>
      <w:bookmarkEnd w:id="583"/>
      <w:bookmarkEnd w:id="584"/>
      <w:bookmarkEnd w:id="585"/>
    </w:p>
    <w:p w14:paraId="38F0EF85" w14:textId="69C982D3" w:rsidR="002A4EEE" w:rsidRPr="007A2710" w:rsidRDefault="002A4EEE" w:rsidP="00A5040F">
      <w:pPr>
        <w:pStyle w:val="c2"/>
      </w:pPr>
      <w:bookmarkStart w:id="586" w:name="_Toc185793371"/>
      <w:bookmarkStart w:id="587" w:name="_Toc185793447"/>
      <w:bookmarkStart w:id="588" w:name="_Toc185793867"/>
      <w:r w:rsidRPr="007A2710">
        <w:t>2.3. Th</w:t>
      </w:r>
      <w:r w:rsidR="00700B06" w:rsidRPr="007A2710">
        <w:t>iết</w:t>
      </w:r>
      <w:r w:rsidRPr="007A2710">
        <w:t xml:space="preserve"> kế CSDL</w:t>
      </w:r>
      <w:bookmarkEnd w:id="586"/>
      <w:bookmarkEnd w:id="587"/>
      <w:bookmarkEnd w:id="588"/>
    </w:p>
    <w:p w14:paraId="3B6202A5" w14:textId="674EDA2C" w:rsidR="00513491" w:rsidRPr="00FE034E" w:rsidRDefault="00513491" w:rsidP="00A5040F">
      <w:pPr>
        <w:pStyle w:val="c3"/>
        <w:rPr>
          <w:i/>
          <w:iCs/>
          <w:rPrChange w:id="589" w:author="Tran Dang" w:date="2024-12-22T20:51:00Z">
            <w:rPr/>
          </w:rPrChange>
        </w:rPr>
      </w:pPr>
      <w:bookmarkStart w:id="590" w:name="_Toc185793372"/>
      <w:bookmarkStart w:id="591" w:name="_Toc185793448"/>
      <w:bookmarkStart w:id="592" w:name="_Toc185793868"/>
      <w:r w:rsidRPr="00FE034E">
        <w:rPr>
          <w:i/>
          <w:iCs/>
          <w:rPrChange w:id="593" w:author="Tran Dang" w:date="2024-12-22T20:51:00Z">
            <w:rPr/>
          </w:rPrChange>
        </w:rPr>
        <w:t>2.3.1. Bản</w:t>
      </w:r>
      <w:r w:rsidR="00C369B2" w:rsidRPr="00FE034E">
        <w:rPr>
          <w:i/>
          <w:iCs/>
          <w:rPrChange w:id="594" w:author="Tran Dang" w:date="2024-12-22T20:51:00Z">
            <w:rPr/>
          </w:rPrChange>
        </w:rPr>
        <w:t xml:space="preserve">g </w:t>
      </w:r>
      <w:r w:rsidR="00037083" w:rsidRPr="00FE034E">
        <w:rPr>
          <w:i/>
          <w:iCs/>
          <w:rPrChange w:id="595" w:author="Tran Dang" w:date="2024-12-22T20:51:00Z">
            <w:rPr/>
          </w:rPrChange>
        </w:rPr>
        <w:t>Problems</w:t>
      </w:r>
      <w:bookmarkEnd w:id="590"/>
      <w:bookmarkEnd w:id="591"/>
      <w:bookmarkEnd w:id="592"/>
    </w:p>
    <w:p w14:paraId="3E043B63" w14:textId="531325E7" w:rsidR="00037083" w:rsidRDefault="00037083"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Bảng Problems dùng để lưu thông tin của các bài tập có trong website.</w:t>
      </w:r>
    </w:p>
    <w:tbl>
      <w:tblPr>
        <w:tblStyle w:val="GridTable4-Accent1"/>
        <w:tblW w:w="5039" w:type="pct"/>
        <w:tblLook w:val="04A0" w:firstRow="1" w:lastRow="0" w:firstColumn="1" w:lastColumn="0" w:noHBand="0" w:noVBand="1"/>
        <w:tblPrChange w:id="596" w:author="Tran Dang" w:date="2024-12-22T20:26:00Z">
          <w:tblPr>
            <w:tblStyle w:val="GridTable4-Accent1"/>
            <w:tblW w:w="0" w:type="auto"/>
            <w:tblLook w:val="04A0" w:firstRow="1" w:lastRow="0" w:firstColumn="1" w:lastColumn="0" w:noHBand="0" w:noVBand="1"/>
          </w:tblPr>
        </w:tblPrChange>
      </w:tblPr>
      <w:tblGrid>
        <w:gridCol w:w="1425"/>
        <w:gridCol w:w="2286"/>
        <w:gridCol w:w="2430"/>
        <w:gridCol w:w="2994"/>
        <w:tblGridChange w:id="597">
          <w:tblGrid>
            <w:gridCol w:w="1413"/>
            <w:gridCol w:w="2268"/>
            <w:gridCol w:w="2410"/>
            <w:gridCol w:w="2971"/>
          </w:tblGrid>
        </w:tblGridChange>
      </w:tblGrid>
      <w:tr w:rsidR="00037083" w:rsidRPr="00663DE7" w14:paraId="0F539004" w14:textId="77777777" w:rsidTr="00124C1F">
        <w:trPr>
          <w:cnfStyle w:val="100000000000" w:firstRow="1" w:lastRow="0" w:firstColumn="0" w:lastColumn="0" w:oddVBand="0" w:evenVBand="0" w:oddHBand="0" w:evenHBand="0" w:firstRowFirstColumn="0" w:firstRowLastColumn="0" w:lastRowFirstColumn="0" w:lastRowLastColumn="0"/>
          <w:trHeight w:val="296"/>
          <w:tblHeader/>
        </w:trPr>
        <w:tc>
          <w:tcPr>
            <w:cnfStyle w:val="001000000000" w:firstRow="0" w:lastRow="0" w:firstColumn="1" w:lastColumn="0" w:oddVBand="0" w:evenVBand="0" w:oddHBand="0" w:evenHBand="0" w:firstRowFirstColumn="0" w:firstRowLastColumn="0" w:lastRowFirstColumn="0" w:lastRowLastColumn="0"/>
            <w:tcW w:w="780" w:type="pct"/>
            <w:vAlign w:val="center"/>
            <w:tcPrChange w:id="598" w:author="Tran Dang" w:date="2024-12-22T20:26:00Z">
              <w:tcPr>
                <w:tcW w:w="1413" w:type="dxa"/>
              </w:tcPr>
            </w:tcPrChange>
          </w:tcPr>
          <w:p w14:paraId="08B8AB3F" w14:textId="77777777" w:rsidR="00037083" w:rsidRPr="00663DE7" w:rsidRDefault="00037083">
            <w:pPr>
              <w:spacing w:line="288" w:lineRule="auto"/>
              <w:ind w:right="-6"/>
              <w:jc w:val="center"/>
              <w:cnfStyle w:val="101000000000" w:firstRow="1" w:lastRow="0" w:firstColumn="1"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Change w:id="599" w:author="UyenMinh" w:date="2024-12-22T19:08:00Z">
                  <w:rPr>
                    <w:rFonts w:ascii="Times New Roman" w:eastAsia="Times New Roman" w:hAnsi="Times New Roman" w:cs="Times New Roman"/>
                    <w:b w:val="0"/>
                    <w:bCs w:val="0"/>
                    <w:sz w:val="26"/>
                  </w:rPr>
                </w:rPrChange>
              </w:rPr>
              <w:pPrChange w:id="600" w:author="UyenMinh" w:date="2024-12-22T19:10:00Z">
                <w:pPr>
                  <w:spacing w:after="120" w:line="312" w:lineRule="auto"/>
                  <w:ind w:right="-6"/>
                  <w:jc w:val="center"/>
                  <w:cnfStyle w:val="101000000000" w:firstRow="1" w:lastRow="0" w:firstColumn="1"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01" w:author="UyenMinh" w:date="2024-12-22T19:08:00Z">
                  <w:rPr>
                    <w:rFonts w:ascii="Times New Roman" w:eastAsia="Times New Roman" w:hAnsi="Times New Roman" w:cs="Times New Roman"/>
                    <w:sz w:val="26"/>
                  </w:rPr>
                </w:rPrChange>
              </w:rPr>
              <w:t>STT</w:t>
            </w:r>
          </w:p>
        </w:tc>
        <w:tc>
          <w:tcPr>
            <w:tcW w:w="1251" w:type="pct"/>
            <w:vAlign w:val="center"/>
            <w:tcPrChange w:id="602" w:author="Tran Dang" w:date="2024-12-22T20:26:00Z">
              <w:tcPr>
                <w:tcW w:w="2268" w:type="dxa"/>
              </w:tcPr>
            </w:tcPrChange>
          </w:tcPr>
          <w:p w14:paraId="2F8E5379" w14:textId="77777777" w:rsidR="00037083" w:rsidRPr="00663DE7" w:rsidRDefault="00037083">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Change w:id="603" w:author="UyenMinh" w:date="2024-12-22T19:08:00Z">
                  <w:rPr>
                    <w:rFonts w:ascii="Times New Roman" w:eastAsia="Times New Roman" w:hAnsi="Times New Roman"/>
                    <w:b w:val="0"/>
                    <w:bCs w:val="0"/>
                    <w:sz w:val="26"/>
                  </w:rPr>
                </w:rPrChange>
              </w:rPr>
              <w:pPrChange w:id="604" w:author="UyenMinh" w:date="2024-12-22T19:10: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05" w:author="UyenMinh" w:date="2024-12-22T19:08:00Z">
                  <w:rPr>
                    <w:rFonts w:ascii="Times New Roman" w:eastAsia="Times New Roman" w:hAnsi="Times New Roman"/>
                    <w:sz w:val="26"/>
                  </w:rPr>
                </w:rPrChange>
              </w:rPr>
              <w:t>Tên thuộc tính</w:t>
            </w:r>
          </w:p>
        </w:tc>
        <w:tc>
          <w:tcPr>
            <w:tcW w:w="1330" w:type="pct"/>
            <w:vAlign w:val="center"/>
            <w:tcPrChange w:id="606" w:author="Tran Dang" w:date="2024-12-22T20:26:00Z">
              <w:tcPr>
                <w:tcW w:w="2410" w:type="dxa"/>
              </w:tcPr>
            </w:tcPrChange>
          </w:tcPr>
          <w:p w14:paraId="02251CA8" w14:textId="77777777" w:rsidR="00037083" w:rsidRPr="00663DE7" w:rsidRDefault="00037083">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Change w:id="607" w:author="UyenMinh" w:date="2024-12-22T19:08:00Z">
                  <w:rPr>
                    <w:rFonts w:ascii="Times New Roman" w:eastAsia="Times New Roman" w:hAnsi="Times New Roman"/>
                    <w:b w:val="0"/>
                    <w:bCs w:val="0"/>
                    <w:sz w:val="26"/>
                  </w:rPr>
                </w:rPrChange>
              </w:rPr>
              <w:pPrChange w:id="608" w:author="UyenMinh" w:date="2024-12-22T19:10: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09" w:author="UyenMinh" w:date="2024-12-22T19:08:00Z">
                  <w:rPr>
                    <w:rFonts w:ascii="Times New Roman" w:eastAsia="Times New Roman" w:hAnsi="Times New Roman"/>
                    <w:sz w:val="26"/>
                  </w:rPr>
                </w:rPrChange>
              </w:rPr>
              <w:t>Kiểu dữ liệu</w:t>
            </w:r>
          </w:p>
        </w:tc>
        <w:tc>
          <w:tcPr>
            <w:tcW w:w="1639" w:type="pct"/>
            <w:vAlign w:val="center"/>
            <w:tcPrChange w:id="610" w:author="Tran Dang" w:date="2024-12-22T20:26:00Z">
              <w:tcPr>
                <w:tcW w:w="2971" w:type="dxa"/>
              </w:tcPr>
            </w:tcPrChange>
          </w:tcPr>
          <w:p w14:paraId="64C90862" w14:textId="77777777" w:rsidR="00037083" w:rsidRPr="00663DE7" w:rsidRDefault="00037083">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Change w:id="611" w:author="UyenMinh" w:date="2024-12-22T19:08:00Z">
                  <w:rPr>
                    <w:rFonts w:ascii="Times New Roman" w:eastAsia="Times New Roman" w:hAnsi="Times New Roman"/>
                    <w:b w:val="0"/>
                    <w:bCs w:val="0"/>
                    <w:sz w:val="26"/>
                  </w:rPr>
                </w:rPrChange>
              </w:rPr>
              <w:pPrChange w:id="612" w:author="UyenMinh" w:date="2024-12-22T19:10: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13" w:author="UyenMinh" w:date="2024-12-22T19:08:00Z">
                  <w:rPr>
                    <w:rFonts w:ascii="Times New Roman" w:eastAsia="Times New Roman" w:hAnsi="Times New Roman"/>
                    <w:sz w:val="26"/>
                  </w:rPr>
                </w:rPrChange>
              </w:rPr>
              <w:t>Mô tả</w:t>
            </w:r>
          </w:p>
        </w:tc>
      </w:tr>
      <w:tr w:rsidR="00037083" w:rsidRPr="00663DE7" w14:paraId="7695DEB9" w14:textId="77777777" w:rsidTr="00124C1F">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80" w:type="pct"/>
            <w:vAlign w:val="center"/>
            <w:tcPrChange w:id="614" w:author="Tran Dang" w:date="2024-12-22T20:26:00Z">
              <w:tcPr>
                <w:tcW w:w="1413" w:type="dxa"/>
              </w:tcPr>
            </w:tcPrChange>
          </w:tcPr>
          <w:p w14:paraId="13C8AFF7" w14:textId="77777777"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cs="Times New Roman"/>
                <w:b w:val="0"/>
                <w:sz w:val="24"/>
                <w:szCs w:val="24"/>
                <w:rPrChange w:id="615" w:author="UyenMinh" w:date="2024-12-22T19:09:00Z">
                  <w:rPr>
                    <w:rFonts w:ascii="Times New Roman" w:eastAsia="Times New Roman" w:hAnsi="Times New Roman" w:cs="Times New Roman"/>
                    <w:sz w:val="26"/>
                  </w:rPr>
                </w:rPrChange>
              </w:rPr>
              <w:pPrChange w:id="616" w:author="UyenMinh" w:date="2024-12-22T19:10: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cs="Times New Roman"/>
                <w:b w:val="0"/>
                <w:sz w:val="24"/>
                <w:szCs w:val="24"/>
                <w:rPrChange w:id="617" w:author="UyenMinh" w:date="2024-12-22T19:09:00Z">
                  <w:rPr>
                    <w:rFonts w:ascii="Times New Roman" w:eastAsia="Times New Roman" w:hAnsi="Times New Roman" w:cs="Times New Roman"/>
                    <w:sz w:val="26"/>
                  </w:rPr>
                </w:rPrChange>
              </w:rPr>
              <w:t>1</w:t>
            </w:r>
          </w:p>
        </w:tc>
        <w:tc>
          <w:tcPr>
            <w:tcW w:w="1251" w:type="pct"/>
            <w:vAlign w:val="center"/>
            <w:tcPrChange w:id="618" w:author="Tran Dang" w:date="2024-12-22T20:26:00Z">
              <w:tcPr>
                <w:tcW w:w="2268" w:type="dxa"/>
              </w:tcPr>
            </w:tcPrChange>
          </w:tcPr>
          <w:p w14:paraId="15134749" w14:textId="4D61F457"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619" w:author="UyenMinh" w:date="2024-12-22T19:08:00Z">
                  <w:rPr>
                    <w:rFonts w:ascii="Times New Roman" w:eastAsia="Times New Roman" w:hAnsi="Times New Roman"/>
                    <w:sz w:val="26"/>
                  </w:rPr>
                </w:rPrChange>
              </w:rPr>
              <w:pPrChange w:id="620"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621" w:author="UyenMinh" w:date="2024-12-22T19:08:00Z">
                  <w:rPr>
                    <w:rFonts w:ascii="Times New Roman" w:eastAsia="Times New Roman" w:hAnsi="Times New Roman"/>
                    <w:sz w:val="26"/>
                  </w:rPr>
                </w:rPrChange>
              </w:rPr>
              <w:t>ProblemId</w:t>
            </w:r>
          </w:p>
        </w:tc>
        <w:tc>
          <w:tcPr>
            <w:tcW w:w="1330" w:type="pct"/>
            <w:vAlign w:val="center"/>
            <w:tcPrChange w:id="622" w:author="Tran Dang" w:date="2024-12-22T20:26:00Z">
              <w:tcPr>
                <w:tcW w:w="2410" w:type="dxa"/>
              </w:tcPr>
            </w:tcPrChange>
          </w:tcPr>
          <w:p w14:paraId="1FA289F9" w14:textId="77777777"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623" w:author="UyenMinh" w:date="2024-12-22T19:08:00Z">
                  <w:rPr>
                    <w:rFonts w:ascii="Times New Roman" w:eastAsia="Times New Roman" w:hAnsi="Times New Roman"/>
                    <w:sz w:val="26"/>
                  </w:rPr>
                </w:rPrChange>
              </w:rPr>
              <w:pPrChange w:id="624"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625" w:author="UyenMinh" w:date="2024-12-22T19:08:00Z">
                  <w:rPr>
                    <w:rFonts w:ascii="Times New Roman" w:eastAsia="Times New Roman" w:hAnsi="Times New Roman"/>
                    <w:sz w:val="26"/>
                  </w:rPr>
                </w:rPrChange>
              </w:rPr>
              <w:t>int</w:t>
            </w:r>
          </w:p>
        </w:tc>
        <w:tc>
          <w:tcPr>
            <w:tcW w:w="1639" w:type="pct"/>
            <w:vAlign w:val="center"/>
            <w:tcPrChange w:id="626" w:author="Tran Dang" w:date="2024-12-22T20:26:00Z">
              <w:tcPr>
                <w:tcW w:w="2971" w:type="dxa"/>
              </w:tcPr>
            </w:tcPrChange>
          </w:tcPr>
          <w:p w14:paraId="3993CFC1" w14:textId="02531C5C"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627" w:author="UyenMinh" w:date="2024-12-22T19:08:00Z">
                  <w:rPr>
                    <w:rFonts w:ascii="Times New Roman" w:eastAsia="Times New Roman" w:hAnsi="Times New Roman"/>
                    <w:sz w:val="26"/>
                  </w:rPr>
                </w:rPrChange>
              </w:rPr>
              <w:pPrChange w:id="628"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629" w:author="UyenMinh" w:date="2024-12-22T19:08:00Z">
                  <w:rPr>
                    <w:rFonts w:ascii="Times New Roman" w:eastAsia="Times New Roman" w:hAnsi="Times New Roman"/>
                    <w:sz w:val="26"/>
                  </w:rPr>
                </w:rPrChange>
              </w:rPr>
              <w:t>Mã bài tập</w:t>
            </w:r>
          </w:p>
        </w:tc>
      </w:tr>
      <w:tr w:rsidR="00037083" w:rsidRPr="00663DE7" w14:paraId="65558FAE" w14:textId="77777777" w:rsidTr="00124C1F">
        <w:trPr>
          <w:trHeight w:val="296"/>
        </w:trPr>
        <w:tc>
          <w:tcPr>
            <w:cnfStyle w:val="001000000000" w:firstRow="0" w:lastRow="0" w:firstColumn="1" w:lastColumn="0" w:oddVBand="0" w:evenVBand="0" w:oddHBand="0" w:evenHBand="0" w:firstRowFirstColumn="0" w:firstRowLastColumn="0" w:lastRowFirstColumn="0" w:lastRowLastColumn="0"/>
            <w:tcW w:w="780" w:type="pct"/>
            <w:vAlign w:val="center"/>
            <w:tcPrChange w:id="630" w:author="Tran Dang" w:date="2024-12-22T20:26:00Z">
              <w:tcPr>
                <w:tcW w:w="1413" w:type="dxa"/>
              </w:tcPr>
            </w:tcPrChange>
          </w:tcPr>
          <w:p w14:paraId="6E8E6793" w14:textId="77777777" w:rsidR="00037083" w:rsidRPr="007F46F9" w:rsidRDefault="00037083">
            <w:pPr>
              <w:spacing w:line="288" w:lineRule="auto"/>
              <w:ind w:right="-6"/>
              <w:jc w:val="center"/>
              <w:rPr>
                <w:rFonts w:ascii="Times New Roman" w:eastAsia="Times New Roman" w:hAnsi="Times New Roman" w:cs="Times New Roman"/>
                <w:b w:val="0"/>
                <w:sz w:val="24"/>
                <w:szCs w:val="24"/>
                <w:rPrChange w:id="631" w:author="UyenMinh" w:date="2024-12-22T19:09:00Z">
                  <w:rPr>
                    <w:rFonts w:ascii="Times New Roman" w:eastAsia="Times New Roman" w:hAnsi="Times New Roman" w:cs="Times New Roman"/>
                    <w:sz w:val="26"/>
                  </w:rPr>
                </w:rPrChange>
              </w:rPr>
              <w:pPrChange w:id="632" w:author="UyenMinh" w:date="2024-12-22T19:10:00Z">
                <w:pPr>
                  <w:spacing w:after="120" w:line="312" w:lineRule="auto"/>
                  <w:ind w:right="-6"/>
                  <w:jc w:val="center"/>
                </w:pPr>
              </w:pPrChange>
            </w:pPr>
            <w:r w:rsidRPr="007F46F9">
              <w:rPr>
                <w:rFonts w:ascii="Times New Roman" w:eastAsia="Times New Roman" w:hAnsi="Times New Roman" w:cs="Times New Roman"/>
                <w:b w:val="0"/>
                <w:sz w:val="24"/>
                <w:szCs w:val="24"/>
                <w:rPrChange w:id="633" w:author="UyenMinh" w:date="2024-12-22T19:09:00Z">
                  <w:rPr>
                    <w:rFonts w:ascii="Times New Roman" w:eastAsia="Times New Roman" w:hAnsi="Times New Roman" w:cs="Times New Roman"/>
                    <w:sz w:val="26"/>
                  </w:rPr>
                </w:rPrChange>
              </w:rPr>
              <w:t>2</w:t>
            </w:r>
          </w:p>
        </w:tc>
        <w:tc>
          <w:tcPr>
            <w:tcW w:w="1251" w:type="pct"/>
            <w:vAlign w:val="center"/>
            <w:tcPrChange w:id="634" w:author="Tran Dang" w:date="2024-12-22T20:26:00Z">
              <w:tcPr>
                <w:tcW w:w="2268" w:type="dxa"/>
              </w:tcPr>
            </w:tcPrChange>
          </w:tcPr>
          <w:p w14:paraId="682862B8" w14:textId="0C308327"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635" w:author="UyenMinh" w:date="2024-12-22T19:08:00Z">
                  <w:rPr>
                    <w:rFonts w:ascii="Times New Roman" w:eastAsia="Times New Roman" w:hAnsi="Times New Roman"/>
                    <w:sz w:val="26"/>
                  </w:rPr>
                </w:rPrChange>
              </w:rPr>
              <w:pPrChange w:id="636"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37" w:author="UyenMinh" w:date="2024-12-22T19:08:00Z">
                  <w:rPr>
                    <w:rFonts w:ascii="Times New Roman" w:eastAsia="Times New Roman" w:hAnsi="Times New Roman"/>
                    <w:sz w:val="26"/>
                  </w:rPr>
                </w:rPrChange>
              </w:rPr>
              <w:t>ProblemNameId</w:t>
            </w:r>
          </w:p>
        </w:tc>
        <w:tc>
          <w:tcPr>
            <w:tcW w:w="1330" w:type="pct"/>
            <w:vAlign w:val="center"/>
            <w:tcPrChange w:id="638" w:author="Tran Dang" w:date="2024-12-22T20:26:00Z">
              <w:tcPr>
                <w:tcW w:w="2410" w:type="dxa"/>
              </w:tcPr>
            </w:tcPrChange>
          </w:tcPr>
          <w:p w14:paraId="70601178" w14:textId="77777777"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639" w:author="UyenMinh" w:date="2024-12-22T19:08:00Z">
                  <w:rPr>
                    <w:rFonts w:ascii="Times New Roman" w:eastAsia="Times New Roman" w:hAnsi="Times New Roman"/>
                    <w:sz w:val="26"/>
                  </w:rPr>
                </w:rPrChange>
              </w:rPr>
              <w:pPrChange w:id="640"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41" w:author="UyenMinh" w:date="2024-12-22T19:08:00Z">
                  <w:rPr>
                    <w:rFonts w:ascii="Times New Roman" w:eastAsia="Times New Roman" w:hAnsi="Times New Roman"/>
                    <w:sz w:val="26"/>
                  </w:rPr>
                </w:rPrChange>
              </w:rPr>
              <w:t>nvarchar(MAX)</w:t>
            </w:r>
          </w:p>
        </w:tc>
        <w:tc>
          <w:tcPr>
            <w:tcW w:w="1639" w:type="pct"/>
            <w:vAlign w:val="center"/>
            <w:tcPrChange w:id="642" w:author="Tran Dang" w:date="2024-12-22T20:26:00Z">
              <w:tcPr>
                <w:tcW w:w="2971" w:type="dxa"/>
              </w:tcPr>
            </w:tcPrChange>
          </w:tcPr>
          <w:p w14:paraId="308B26A0" w14:textId="435729FC"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643" w:author="UyenMinh" w:date="2024-12-22T19:08:00Z">
                  <w:rPr>
                    <w:rFonts w:ascii="Times New Roman" w:eastAsia="Times New Roman" w:hAnsi="Times New Roman"/>
                    <w:sz w:val="26"/>
                  </w:rPr>
                </w:rPrChange>
              </w:rPr>
              <w:pPrChange w:id="644"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45" w:author="UyenMinh" w:date="2024-12-22T19:08:00Z">
                  <w:rPr>
                    <w:rFonts w:ascii="Times New Roman" w:eastAsia="Times New Roman" w:hAnsi="Times New Roman"/>
                    <w:sz w:val="26"/>
                  </w:rPr>
                </w:rPrChange>
              </w:rPr>
              <w:t>Tên đặc biệt của bài</w:t>
            </w:r>
          </w:p>
        </w:tc>
      </w:tr>
      <w:tr w:rsidR="00037083" w:rsidRPr="00663DE7" w14:paraId="5BFE8580" w14:textId="77777777" w:rsidTr="00124C1F">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80" w:type="pct"/>
            <w:vAlign w:val="center"/>
            <w:tcPrChange w:id="646" w:author="Tran Dang" w:date="2024-12-22T20:26:00Z">
              <w:tcPr>
                <w:tcW w:w="1413" w:type="dxa"/>
              </w:tcPr>
            </w:tcPrChange>
          </w:tcPr>
          <w:p w14:paraId="1E75F1F6" w14:textId="77777777"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cs="Times New Roman"/>
                <w:b w:val="0"/>
                <w:sz w:val="24"/>
                <w:szCs w:val="24"/>
                <w:rPrChange w:id="647" w:author="UyenMinh" w:date="2024-12-22T19:09:00Z">
                  <w:rPr>
                    <w:rFonts w:ascii="Times New Roman" w:eastAsia="Times New Roman" w:hAnsi="Times New Roman" w:cs="Times New Roman"/>
                    <w:sz w:val="26"/>
                  </w:rPr>
                </w:rPrChange>
              </w:rPr>
              <w:pPrChange w:id="648" w:author="UyenMinh" w:date="2024-12-22T19:10: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cs="Times New Roman"/>
                <w:b w:val="0"/>
                <w:sz w:val="24"/>
                <w:szCs w:val="24"/>
                <w:rPrChange w:id="649" w:author="UyenMinh" w:date="2024-12-22T19:09:00Z">
                  <w:rPr>
                    <w:rFonts w:ascii="Times New Roman" w:eastAsia="Times New Roman" w:hAnsi="Times New Roman" w:cs="Times New Roman"/>
                    <w:sz w:val="26"/>
                  </w:rPr>
                </w:rPrChange>
              </w:rPr>
              <w:t>3</w:t>
            </w:r>
          </w:p>
        </w:tc>
        <w:tc>
          <w:tcPr>
            <w:tcW w:w="1251" w:type="pct"/>
            <w:vAlign w:val="center"/>
            <w:tcPrChange w:id="650" w:author="Tran Dang" w:date="2024-12-22T20:26:00Z">
              <w:tcPr>
                <w:tcW w:w="2268" w:type="dxa"/>
              </w:tcPr>
            </w:tcPrChange>
          </w:tcPr>
          <w:p w14:paraId="2DD0257D" w14:textId="0FF57F44"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651" w:author="UyenMinh" w:date="2024-12-22T19:08:00Z">
                  <w:rPr>
                    <w:rFonts w:ascii="Times New Roman" w:eastAsia="Times New Roman" w:hAnsi="Times New Roman"/>
                    <w:sz w:val="26"/>
                  </w:rPr>
                </w:rPrChange>
              </w:rPr>
              <w:pPrChange w:id="652"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653" w:author="UyenMinh" w:date="2024-12-22T19:08:00Z">
                  <w:rPr>
                    <w:rFonts w:ascii="Times New Roman" w:eastAsia="Times New Roman" w:hAnsi="Times New Roman"/>
                    <w:sz w:val="26"/>
                  </w:rPr>
                </w:rPrChange>
              </w:rPr>
              <w:t>ProblemName</w:t>
            </w:r>
          </w:p>
        </w:tc>
        <w:tc>
          <w:tcPr>
            <w:tcW w:w="1330" w:type="pct"/>
            <w:vAlign w:val="center"/>
            <w:tcPrChange w:id="654" w:author="Tran Dang" w:date="2024-12-22T20:26:00Z">
              <w:tcPr>
                <w:tcW w:w="2410" w:type="dxa"/>
              </w:tcPr>
            </w:tcPrChange>
          </w:tcPr>
          <w:p w14:paraId="253AEBF4" w14:textId="2E41F003"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655" w:author="UyenMinh" w:date="2024-12-22T19:08:00Z">
                  <w:rPr>
                    <w:rFonts w:ascii="Times New Roman" w:eastAsia="Times New Roman" w:hAnsi="Times New Roman"/>
                    <w:sz w:val="26"/>
                  </w:rPr>
                </w:rPrChange>
              </w:rPr>
              <w:pPrChange w:id="656"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657" w:author="UyenMinh" w:date="2024-12-22T19:08:00Z">
                  <w:rPr>
                    <w:rFonts w:ascii="Times New Roman" w:eastAsia="Times New Roman" w:hAnsi="Times New Roman"/>
                    <w:sz w:val="26"/>
                  </w:rPr>
                </w:rPrChange>
              </w:rPr>
              <w:t>Nvarchar(MAX)</w:t>
            </w:r>
          </w:p>
        </w:tc>
        <w:tc>
          <w:tcPr>
            <w:tcW w:w="1639" w:type="pct"/>
            <w:vAlign w:val="center"/>
            <w:tcPrChange w:id="658" w:author="Tran Dang" w:date="2024-12-22T20:26:00Z">
              <w:tcPr>
                <w:tcW w:w="2971" w:type="dxa"/>
              </w:tcPr>
            </w:tcPrChange>
          </w:tcPr>
          <w:p w14:paraId="607AA450" w14:textId="1C040599"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659" w:author="UyenMinh" w:date="2024-12-22T19:08:00Z">
                  <w:rPr>
                    <w:rFonts w:ascii="Times New Roman" w:eastAsia="Times New Roman" w:hAnsi="Times New Roman"/>
                    <w:sz w:val="26"/>
                  </w:rPr>
                </w:rPrChange>
              </w:rPr>
              <w:pPrChange w:id="660"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661" w:author="UyenMinh" w:date="2024-12-22T19:08:00Z">
                  <w:rPr>
                    <w:rFonts w:ascii="Times New Roman" w:eastAsia="Times New Roman" w:hAnsi="Times New Roman"/>
                    <w:sz w:val="26"/>
                  </w:rPr>
                </w:rPrChange>
              </w:rPr>
              <w:t>Tên của bài tập</w:t>
            </w:r>
          </w:p>
        </w:tc>
      </w:tr>
      <w:tr w:rsidR="00037083" w:rsidRPr="00663DE7" w14:paraId="2CEBF040" w14:textId="77777777" w:rsidTr="00124C1F">
        <w:trPr>
          <w:trHeight w:val="296"/>
        </w:trPr>
        <w:tc>
          <w:tcPr>
            <w:cnfStyle w:val="001000000000" w:firstRow="0" w:lastRow="0" w:firstColumn="1" w:lastColumn="0" w:oddVBand="0" w:evenVBand="0" w:oddHBand="0" w:evenHBand="0" w:firstRowFirstColumn="0" w:firstRowLastColumn="0" w:lastRowFirstColumn="0" w:lastRowLastColumn="0"/>
            <w:tcW w:w="780" w:type="pct"/>
            <w:vAlign w:val="center"/>
            <w:tcPrChange w:id="662" w:author="Tran Dang" w:date="2024-12-22T20:26:00Z">
              <w:tcPr>
                <w:tcW w:w="1413" w:type="dxa"/>
              </w:tcPr>
            </w:tcPrChange>
          </w:tcPr>
          <w:p w14:paraId="3730B467" w14:textId="6BA5ACA3" w:rsidR="00037083" w:rsidRPr="007F46F9" w:rsidRDefault="00037083">
            <w:pPr>
              <w:spacing w:line="288" w:lineRule="auto"/>
              <w:ind w:right="-6"/>
              <w:jc w:val="center"/>
              <w:rPr>
                <w:rFonts w:ascii="Times New Roman" w:eastAsia="Times New Roman" w:hAnsi="Times New Roman" w:cs="Times New Roman"/>
                <w:b w:val="0"/>
                <w:sz w:val="24"/>
                <w:szCs w:val="24"/>
                <w:rPrChange w:id="663" w:author="UyenMinh" w:date="2024-12-22T19:09:00Z">
                  <w:rPr>
                    <w:rFonts w:ascii="Times New Roman" w:eastAsia="Times New Roman" w:hAnsi="Times New Roman" w:cs="Times New Roman"/>
                    <w:sz w:val="26"/>
                  </w:rPr>
                </w:rPrChange>
              </w:rPr>
              <w:pPrChange w:id="664" w:author="UyenMinh" w:date="2024-12-22T19:10:00Z">
                <w:pPr>
                  <w:spacing w:after="120" w:line="312" w:lineRule="auto"/>
                  <w:ind w:right="-6"/>
                  <w:jc w:val="center"/>
                </w:pPr>
              </w:pPrChange>
            </w:pPr>
            <w:r w:rsidRPr="007F46F9">
              <w:rPr>
                <w:rFonts w:ascii="Times New Roman" w:eastAsia="Times New Roman" w:hAnsi="Times New Roman" w:cs="Times New Roman"/>
                <w:b w:val="0"/>
                <w:sz w:val="24"/>
                <w:szCs w:val="24"/>
                <w:rPrChange w:id="665" w:author="UyenMinh" w:date="2024-12-22T19:09:00Z">
                  <w:rPr>
                    <w:rFonts w:ascii="Times New Roman" w:eastAsia="Times New Roman" w:hAnsi="Times New Roman" w:cs="Times New Roman"/>
                    <w:sz w:val="26"/>
                  </w:rPr>
                </w:rPrChange>
              </w:rPr>
              <w:t>4</w:t>
            </w:r>
          </w:p>
        </w:tc>
        <w:tc>
          <w:tcPr>
            <w:tcW w:w="1251" w:type="pct"/>
            <w:vAlign w:val="center"/>
            <w:tcPrChange w:id="666" w:author="Tran Dang" w:date="2024-12-22T20:26:00Z">
              <w:tcPr>
                <w:tcW w:w="2268" w:type="dxa"/>
              </w:tcPr>
            </w:tcPrChange>
          </w:tcPr>
          <w:p w14:paraId="6285967A" w14:textId="30F0C970"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667" w:author="UyenMinh" w:date="2024-12-22T19:08:00Z">
                  <w:rPr>
                    <w:rFonts w:ascii="Times New Roman" w:eastAsia="Times New Roman" w:hAnsi="Times New Roman"/>
                    <w:sz w:val="26"/>
                  </w:rPr>
                </w:rPrChange>
              </w:rPr>
              <w:pPrChange w:id="668"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69" w:author="UyenMinh" w:date="2024-12-22T19:08:00Z">
                  <w:rPr>
                    <w:rFonts w:ascii="Times New Roman" w:eastAsia="Times New Roman" w:hAnsi="Times New Roman"/>
                    <w:sz w:val="26"/>
                  </w:rPr>
                </w:rPrChange>
              </w:rPr>
              <w:t>Score</w:t>
            </w:r>
          </w:p>
        </w:tc>
        <w:tc>
          <w:tcPr>
            <w:tcW w:w="1330" w:type="pct"/>
            <w:vAlign w:val="center"/>
            <w:tcPrChange w:id="670" w:author="Tran Dang" w:date="2024-12-22T20:26:00Z">
              <w:tcPr>
                <w:tcW w:w="2410" w:type="dxa"/>
              </w:tcPr>
            </w:tcPrChange>
          </w:tcPr>
          <w:p w14:paraId="39EAB5F7" w14:textId="75CBF497"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671" w:author="UyenMinh" w:date="2024-12-22T19:08:00Z">
                  <w:rPr>
                    <w:rFonts w:ascii="Times New Roman" w:eastAsia="Times New Roman" w:hAnsi="Times New Roman"/>
                    <w:sz w:val="26"/>
                  </w:rPr>
                </w:rPrChange>
              </w:rPr>
              <w:pPrChange w:id="672"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73" w:author="UyenMinh" w:date="2024-12-22T19:08:00Z">
                  <w:rPr>
                    <w:rFonts w:ascii="Times New Roman" w:eastAsia="Times New Roman" w:hAnsi="Times New Roman"/>
                    <w:sz w:val="26"/>
                  </w:rPr>
                </w:rPrChange>
              </w:rPr>
              <w:t>Float</w:t>
            </w:r>
          </w:p>
        </w:tc>
        <w:tc>
          <w:tcPr>
            <w:tcW w:w="1639" w:type="pct"/>
            <w:vAlign w:val="center"/>
            <w:tcPrChange w:id="674" w:author="Tran Dang" w:date="2024-12-22T20:26:00Z">
              <w:tcPr>
                <w:tcW w:w="2971" w:type="dxa"/>
              </w:tcPr>
            </w:tcPrChange>
          </w:tcPr>
          <w:p w14:paraId="7C5390EE" w14:textId="67A79061"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675" w:author="UyenMinh" w:date="2024-12-22T19:08:00Z">
                  <w:rPr>
                    <w:rFonts w:ascii="Times New Roman" w:eastAsia="Times New Roman" w:hAnsi="Times New Roman"/>
                    <w:sz w:val="26"/>
                  </w:rPr>
                </w:rPrChange>
              </w:rPr>
              <w:pPrChange w:id="676"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677" w:author="UyenMinh" w:date="2024-12-22T19:08:00Z">
                  <w:rPr>
                    <w:rFonts w:ascii="Times New Roman" w:eastAsia="Times New Roman" w:hAnsi="Times New Roman"/>
                    <w:sz w:val="26"/>
                  </w:rPr>
                </w:rPrChange>
              </w:rPr>
              <w:t>Điểm của bài tập</w:t>
            </w:r>
          </w:p>
        </w:tc>
      </w:tr>
      <w:tr w:rsidR="00037083" w:rsidRPr="00663DE7" w14:paraId="56CC23E9" w14:textId="77777777" w:rsidTr="00124C1F">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80" w:type="pct"/>
            <w:vAlign w:val="center"/>
            <w:tcPrChange w:id="678" w:author="Tran Dang" w:date="2024-12-22T20:26:00Z">
              <w:tcPr>
                <w:tcW w:w="1413" w:type="dxa"/>
              </w:tcPr>
            </w:tcPrChange>
          </w:tcPr>
          <w:p w14:paraId="567A5C2C" w14:textId="4DDCCBBF"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cs="Times New Roman"/>
                <w:b w:val="0"/>
                <w:sz w:val="24"/>
                <w:szCs w:val="24"/>
                <w:rPrChange w:id="679" w:author="UyenMinh" w:date="2024-12-22T19:09:00Z">
                  <w:rPr>
                    <w:rFonts w:ascii="Times New Roman" w:eastAsia="Times New Roman" w:hAnsi="Times New Roman" w:cs="Times New Roman"/>
                    <w:sz w:val="26"/>
                  </w:rPr>
                </w:rPrChange>
              </w:rPr>
              <w:pPrChange w:id="680" w:author="UyenMinh" w:date="2024-12-22T19:10: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cs="Times New Roman"/>
                <w:b w:val="0"/>
                <w:sz w:val="24"/>
                <w:szCs w:val="24"/>
                <w:rPrChange w:id="681" w:author="UyenMinh" w:date="2024-12-22T19:09:00Z">
                  <w:rPr>
                    <w:rFonts w:ascii="Times New Roman" w:eastAsia="Times New Roman" w:hAnsi="Times New Roman" w:cs="Times New Roman"/>
                    <w:sz w:val="26"/>
                  </w:rPr>
                </w:rPrChange>
              </w:rPr>
              <w:t>5</w:t>
            </w:r>
          </w:p>
        </w:tc>
        <w:tc>
          <w:tcPr>
            <w:tcW w:w="1251" w:type="pct"/>
            <w:vAlign w:val="center"/>
            <w:tcPrChange w:id="682" w:author="Tran Dang" w:date="2024-12-22T20:26:00Z">
              <w:tcPr>
                <w:tcW w:w="2268" w:type="dxa"/>
              </w:tcPr>
            </w:tcPrChange>
          </w:tcPr>
          <w:p w14:paraId="2F2EEDC9" w14:textId="714AD04E"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683" w:author="UyenMinh" w:date="2024-12-22T19:08:00Z">
                  <w:rPr>
                    <w:rFonts w:ascii="Times New Roman" w:eastAsia="Times New Roman" w:hAnsi="Times New Roman"/>
                    <w:sz w:val="26"/>
                  </w:rPr>
                </w:rPrChange>
              </w:rPr>
              <w:pPrChange w:id="684"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685" w:author="UyenMinh" w:date="2024-12-22T19:08:00Z">
                  <w:rPr>
                    <w:rFonts w:ascii="Times New Roman" w:eastAsia="Times New Roman" w:hAnsi="Times New Roman"/>
                    <w:sz w:val="26"/>
                  </w:rPr>
                </w:rPrChange>
              </w:rPr>
              <w:t>LimitTime</w:t>
            </w:r>
          </w:p>
        </w:tc>
        <w:tc>
          <w:tcPr>
            <w:tcW w:w="1330" w:type="pct"/>
            <w:vAlign w:val="center"/>
            <w:tcPrChange w:id="686" w:author="Tran Dang" w:date="2024-12-22T20:26:00Z">
              <w:tcPr>
                <w:tcW w:w="2410" w:type="dxa"/>
              </w:tcPr>
            </w:tcPrChange>
          </w:tcPr>
          <w:p w14:paraId="3664FDC7" w14:textId="623674A4"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687" w:author="UyenMinh" w:date="2024-12-22T19:08:00Z">
                  <w:rPr>
                    <w:rFonts w:ascii="Times New Roman" w:eastAsia="Times New Roman" w:hAnsi="Times New Roman"/>
                    <w:sz w:val="26"/>
                  </w:rPr>
                </w:rPrChange>
              </w:rPr>
              <w:pPrChange w:id="688"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689" w:author="UyenMinh" w:date="2024-12-22T19:08:00Z">
                  <w:rPr>
                    <w:rFonts w:ascii="Times New Roman" w:eastAsia="Times New Roman" w:hAnsi="Times New Roman"/>
                    <w:sz w:val="26"/>
                  </w:rPr>
                </w:rPrChange>
              </w:rPr>
              <w:t>Float</w:t>
            </w:r>
          </w:p>
        </w:tc>
        <w:tc>
          <w:tcPr>
            <w:tcW w:w="1639" w:type="pct"/>
            <w:vAlign w:val="center"/>
            <w:tcPrChange w:id="690" w:author="Tran Dang" w:date="2024-12-22T20:26:00Z">
              <w:tcPr>
                <w:tcW w:w="2971" w:type="dxa"/>
              </w:tcPr>
            </w:tcPrChange>
          </w:tcPr>
          <w:p w14:paraId="5B689940" w14:textId="0F6BD077"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691" w:author="UyenMinh" w:date="2024-12-22T19:08:00Z">
                  <w:rPr>
                    <w:rFonts w:ascii="Times New Roman" w:eastAsia="Times New Roman" w:hAnsi="Times New Roman"/>
                    <w:sz w:val="26"/>
                  </w:rPr>
                </w:rPrChange>
              </w:rPr>
              <w:pPrChange w:id="692"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693" w:author="UyenMinh" w:date="2024-12-22T19:08:00Z">
                  <w:rPr>
                    <w:rFonts w:ascii="Times New Roman" w:eastAsia="Times New Roman" w:hAnsi="Times New Roman"/>
                    <w:sz w:val="26"/>
                  </w:rPr>
                </w:rPrChange>
              </w:rPr>
              <w:t>Giới hạn thời gian</w:t>
            </w:r>
          </w:p>
        </w:tc>
      </w:tr>
      <w:tr w:rsidR="00037083" w:rsidRPr="00663DE7" w14:paraId="61649B46" w14:textId="77777777" w:rsidTr="00124C1F">
        <w:trPr>
          <w:trHeight w:val="296"/>
        </w:trPr>
        <w:tc>
          <w:tcPr>
            <w:cnfStyle w:val="001000000000" w:firstRow="0" w:lastRow="0" w:firstColumn="1" w:lastColumn="0" w:oddVBand="0" w:evenVBand="0" w:oddHBand="0" w:evenHBand="0" w:firstRowFirstColumn="0" w:firstRowLastColumn="0" w:lastRowFirstColumn="0" w:lastRowLastColumn="0"/>
            <w:tcW w:w="780" w:type="pct"/>
            <w:vAlign w:val="center"/>
            <w:tcPrChange w:id="694" w:author="Tran Dang" w:date="2024-12-22T20:26:00Z">
              <w:tcPr>
                <w:tcW w:w="1413" w:type="dxa"/>
              </w:tcPr>
            </w:tcPrChange>
          </w:tcPr>
          <w:p w14:paraId="049AEAF5" w14:textId="2A8132D5" w:rsidR="00037083" w:rsidRPr="007F46F9" w:rsidRDefault="00037083">
            <w:pPr>
              <w:spacing w:line="288" w:lineRule="auto"/>
              <w:ind w:right="-6"/>
              <w:jc w:val="center"/>
              <w:rPr>
                <w:rFonts w:ascii="Times New Roman" w:eastAsia="Times New Roman" w:hAnsi="Times New Roman" w:cs="Times New Roman"/>
                <w:b w:val="0"/>
                <w:sz w:val="24"/>
                <w:szCs w:val="24"/>
                <w:rPrChange w:id="695" w:author="UyenMinh" w:date="2024-12-22T19:09:00Z">
                  <w:rPr>
                    <w:rFonts w:ascii="Times New Roman" w:eastAsia="Times New Roman" w:hAnsi="Times New Roman" w:cs="Times New Roman"/>
                    <w:sz w:val="26"/>
                  </w:rPr>
                </w:rPrChange>
              </w:rPr>
              <w:pPrChange w:id="696" w:author="UyenMinh" w:date="2024-12-22T19:10:00Z">
                <w:pPr>
                  <w:spacing w:after="120" w:line="312" w:lineRule="auto"/>
                  <w:ind w:right="-6"/>
                  <w:jc w:val="center"/>
                </w:pPr>
              </w:pPrChange>
            </w:pPr>
            <w:r w:rsidRPr="007F46F9">
              <w:rPr>
                <w:rFonts w:ascii="Times New Roman" w:eastAsia="Times New Roman" w:hAnsi="Times New Roman" w:cs="Times New Roman"/>
                <w:b w:val="0"/>
                <w:sz w:val="24"/>
                <w:szCs w:val="24"/>
                <w:rPrChange w:id="697" w:author="UyenMinh" w:date="2024-12-22T19:09:00Z">
                  <w:rPr>
                    <w:rFonts w:ascii="Times New Roman" w:eastAsia="Times New Roman" w:hAnsi="Times New Roman" w:cs="Times New Roman"/>
                    <w:sz w:val="26"/>
                  </w:rPr>
                </w:rPrChange>
              </w:rPr>
              <w:t>6</w:t>
            </w:r>
          </w:p>
        </w:tc>
        <w:tc>
          <w:tcPr>
            <w:tcW w:w="1251" w:type="pct"/>
            <w:vAlign w:val="center"/>
            <w:tcPrChange w:id="698" w:author="Tran Dang" w:date="2024-12-22T20:26:00Z">
              <w:tcPr>
                <w:tcW w:w="2268" w:type="dxa"/>
              </w:tcPr>
            </w:tcPrChange>
          </w:tcPr>
          <w:p w14:paraId="46345E2B" w14:textId="61F0F62E"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699" w:author="UyenMinh" w:date="2024-12-22T19:08:00Z">
                  <w:rPr>
                    <w:rFonts w:ascii="Times New Roman" w:eastAsia="Times New Roman" w:hAnsi="Times New Roman"/>
                    <w:sz w:val="26"/>
                  </w:rPr>
                </w:rPrChange>
              </w:rPr>
              <w:pPrChange w:id="700"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01" w:author="UyenMinh" w:date="2024-12-22T19:08:00Z">
                  <w:rPr>
                    <w:rFonts w:ascii="Times New Roman" w:eastAsia="Times New Roman" w:hAnsi="Times New Roman"/>
                    <w:sz w:val="26"/>
                  </w:rPr>
                </w:rPrChange>
              </w:rPr>
              <w:t>LimitDisk</w:t>
            </w:r>
          </w:p>
        </w:tc>
        <w:tc>
          <w:tcPr>
            <w:tcW w:w="1330" w:type="pct"/>
            <w:vAlign w:val="center"/>
            <w:tcPrChange w:id="702" w:author="Tran Dang" w:date="2024-12-22T20:26:00Z">
              <w:tcPr>
                <w:tcW w:w="2410" w:type="dxa"/>
              </w:tcPr>
            </w:tcPrChange>
          </w:tcPr>
          <w:p w14:paraId="620D750E" w14:textId="00411371"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03" w:author="UyenMinh" w:date="2024-12-22T19:08:00Z">
                  <w:rPr>
                    <w:rFonts w:ascii="Times New Roman" w:eastAsia="Times New Roman" w:hAnsi="Times New Roman"/>
                    <w:sz w:val="26"/>
                  </w:rPr>
                </w:rPrChange>
              </w:rPr>
              <w:pPrChange w:id="704"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05" w:author="UyenMinh" w:date="2024-12-22T19:08:00Z">
                  <w:rPr>
                    <w:rFonts w:ascii="Times New Roman" w:eastAsia="Times New Roman" w:hAnsi="Times New Roman"/>
                    <w:sz w:val="26"/>
                  </w:rPr>
                </w:rPrChange>
              </w:rPr>
              <w:t>Float</w:t>
            </w:r>
          </w:p>
        </w:tc>
        <w:tc>
          <w:tcPr>
            <w:tcW w:w="1639" w:type="pct"/>
            <w:vAlign w:val="center"/>
            <w:tcPrChange w:id="706" w:author="Tran Dang" w:date="2024-12-22T20:26:00Z">
              <w:tcPr>
                <w:tcW w:w="2971" w:type="dxa"/>
              </w:tcPr>
            </w:tcPrChange>
          </w:tcPr>
          <w:p w14:paraId="39508755" w14:textId="0F8854D3"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07" w:author="UyenMinh" w:date="2024-12-22T19:08:00Z">
                  <w:rPr>
                    <w:rFonts w:ascii="Times New Roman" w:eastAsia="Times New Roman" w:hAnsi="Times New Roman"/>
                    <w:sz w:val="26"/>
                  </w:rPr>
                </w:rPrChange>
              </w:rPr>
              <w:pPrChange w:id="708"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09" w:author="UyenMinh" w:date="2024-12-22T19:08:00Z">
                  <w:rPr>
                    <w:rFonts w:ascii="Times New Roman" w:eastAsia="Times New Roman" w:hAnsi="Times New Roman"/>
                    <w:sz w:val="26"/>
                  </w:rPr>
                </w:rPrChange>
              </w:rPr>
              <w:t>Giới hạn bộ nhớ</w:t>
            </w:r>
          </w:p>
        </w:tc>
      </w:tr>
      <w:tr w:rsidR="00037083" w:rsidRPr="00663DE7" w14:paraId="1D40CE46" w14:textId="77777777" w:rsidTr="00124C1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780" w:type="pct"/>
            <w:vAlign w:val="center"/>
            <w:tcPrChange w:id="710" w:author="Tran Dang" w:date="2024-12-22T20:26:00Z">
              <w:tcPr>
                <w:tcW w:w="1413" w:type="dxa"/>
              </w:tcPr>
            </w:tcPrChange>
          </w:tcPr>
          <w:p w14:paraId="65C80D26" w14:textId="5A36180D"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cs="Times New Roman"/>
                <w:b w:val="0"/>
                <w:sz w:val="24"/>
                <w:szCs w:val="24"/>
                <w:rPrChange w:id="711" w:author="UyenMinh" w:date="2024-12-22T19:09:00Z">
                  <w:rPr>
                    <w:rFonts w:ascii="Times New Roman" w:eastAsia="Times New Roman" w:hAnsi="Times New Roman" w:cs="Times New Roman"/>
                    <w:sz w:val="26"/>
                  </w:rPr>
                </w:rPrChange>
              </w:rPr>
              <w:pPrChange w:id="712" w:author="UyenMinh" w:date="2024-12-22T19:10: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cs="Times New Roman"/>
                <w:b w:val="0"/>
                <w:sz w:val="24"/>
                <w:szCs w:val="24"/>
                <w:rPrChange w:id="713" w:author="UyenMinh" w:date="2024-12-22T19:09:00Z">
                  <w:rPr>
                    <w:rFonts w:ascii="Times New Roman" w:eastAsia="Times New Roman" w:hAnsi="Times New Roman" w:cs="Times New Roman"/>
                    <w:sz w:val="26"/>
                  </w:rPr>
                </w:rPrChange>
              </w:rPr>
              <w:t>7</w:t>
            </w:r>
          </w:p>
        </w:tc>
        <w:tc>
          <w:tcPr>
            <w:tcW w:w="1251" w:type="pct"/>
            <w:vAlign w:val="center"/>
            <w:tcPrChange w:id="714" w:author="Tran Dang" w:date="2024-12-22T20:26:00Z">
              <w:tcPr>
                <w:tcW w:w="2268" w:type="dxa"/>
              </w:tcPr>
            </w:tcPrChange>
          </w:tcPr>
          <w:p w14:paraId="46AD45EB" w14:textId="0DD75A6B"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715" w:author="UyenMinh" w:date="2024-12-22T19:08:00Z">
                  <w:rPr>
                    <w:rFonts w:ascii="Times New Roman" w:eastAsia="Times New Roman" w:hAnsi="Times New Roman"/>
                    <w:sz w:val="26"/>
                  </w:rPr>
                </w:rPrChange>
              </w:rPr>
              <w:pPrChange w:id="716"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717" w:author="UyenMinh" w:date="2024-12-22T19:08:00Z">
                  <w:rPr>
                    <w:rFonts w:ascii="Times New Roman" w:eastAsia="Times New Roman" w:hAnsi="Times New Roman"/>
                    <w:sz w:val="26"/>
                  </w:rPr>
                </w:rPrChange>
              </w:rPr>
              <w:t>CountAC</w:t>
            </w:r>
          </w:p>
        </w:tc>
        <w:tc>
          <w:tcPr>
            <w:tcW w:w="1330" w:type="pct"/>
            <w:vAlign w:val="center"/>
            <w:tcPrChange w:id="718" w:author="Tran Dang" w:date="2024-12-22T20:26:00Z">
              <w:tcPr>
                <w:tcW w:w="2410" w:type="dxa"/>
              </w:tcPr>
            </w:tcPrChange>
          </w:tcPr>
          <w:p w14:paraId="00601D6B" w14:textId="7E2B5201"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719" w:author="UyenMinh" w:date="2024-12-22T19:08:00Z">
                  <w:rPr>
                    <w:rFonts w:ascii="Times New Roman" w:eastAsia="Times New Roman" w:hAnsi="Times New Roman"/>
                    <w:sz w:val="26"/>
                  </w:rPr>
                </w:rPrChange>
              </w:rPr>
              <w:pPrChange w:id="720"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721" w:author="UyenMinh" w:date="2024-12-22T19:08:00Z">
                  <w:rPr>
                    <w:rFonts w:ascii="Times New Roman" w:eastAsia="Times New Roman" w:hAnsi="Times New Roman"/>
                    <w:sz w:val="26"/>
                  </w:rPr>
                </w:rPrChange>
              </w:rPr>
              <w:t>Int</w:t>
            </w:r>
          </w:p>
        </w:tc>
        <w:tc>
          <w:tcPr>
            <w:tcW w:w="1639" w:type="pct"/>
            <w:vAlign w:val="center"/>
            <w:tcPrChange w:id="722" w:author="Tran Dang" w:date="2024-12-22T20:26:00Z">
              <w:tcPr>
                <w:tcW w:w="2971" w:type="dxa"/>
              </w:tcPr>
            </w:tcPrChange>
          </w:tcPr>
          <w:p w14:paraId="02554B92" w14:textId="2460B482"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723" w:author="UyenMinh" w:date="2024-12-22T19:08:00Z">
                  <w:rPr>
                    <w:rFonts w:ascii="Times New Roman" w:eastAsia="Times New Roman" w:hAnsi="Times New Roman"/>
                    <w:sz w:val="26"/>
                  </w:rPr>
                </w:rPrChange>
              </w:rPr>
              <w:pPrChange w:id="724"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725" w:author="UyenMinh" w:date="2024-12-22T19:08:00Z">
                  <w:rPr>
                    <w:rFonts w:ascii="Times New Roman" w:eastAsia="Times New Roman" w:hAnsi="Times New Roman"/>
                    <w:sz w:val="26"/>
                  </w:rPr>
                </w:rPrChange>
              </w:rPr>
              <w:t>Số lượng người Accepted</w:t>
            </w:r>
          </w:p>
        </w:tc>
      </w:tr>
      <w:tr w:rsidR="00037083" w:rsidRPr="00663DE7" w14:paraId="52B10622" w14:textId="77777777" w:rsidTr="00124C1F">
        <w:trPr>
          <w:trHeight w:val="307"/>
        </w:trPr>
        <w:tc>
          <w:tcPr>
            <w:cnfStyle w:val="001000000000" w:firstRow="0" w:lastRow="0" w:firstColumn="1" w:lastColumn="0" w:oddVBand="0" w:evenVBand="0" w:oddHBand="0" w:evenHBand="0" w:firstRowFirstColumn="0" w:firstRowLastColumn="0" w:lastRowFirstColumn="0" w:lastRowLastColumn="0"/>
            <w:tcW w:w="780" w:type="pct"/>
            <w:vAlign w:val="center"/>
            <w:tcPrChange w:id="726" w:author="Tran Dang" w:date="2024-12-22T20:26:00Z">
              <w:tcPr>
                <w:tcW w:w="1413" w:type="dxa"/>
              </w:tcPr>
            </w:tcPrChange>
          </w:tcPr>
          <w:p w14:paraId="579FFE61" w14:textId="6C4526B5" w:rsidR="00037083" w:rsidRPr="007F46F9" w:rsidRDefault="00037083">
            <w:pPr>
              <w:spacing w:line="288" w:lineRule="auto"/>
              <w:ind w:right="-6"/>
              <w:jc w:val="center"/>
              <w:rPr>
                <w:rFonts w:ascii="Times New Roman" w:eastAsia="Times New Roman" w:hAnsi="Times New Roman" w:cs="Times New Roman"/>
                <w:b w:val="0"/>
                <w:sz w:val="24"/>
                <w:szCs w:val="24"/>
                <w:rPrChange w:id="727" w:author="UyenMinh" w:date="2024-12-22T19:09:00Z">
                  <w:rPr>
                    <w:rFonts w:ascii="Times New Roman" w:eastAsia="Times New Roman" w:hAnsi="Times New Roman" w:cs="Times New Roman"/>
                    <w:sz w:val="26"/>
                  </w:rPr>
                </w:rPrChange>
              </w:rPr>
              <w:pPrChange w:id="728" w:author="UyenMinh" w:date="2024-12-22T19:10:00Z">
                <w:pPr>
                  <w:spacing w:after="120" w:line="312" w:lineRule="auto"/>
                  <w:ind w:right="-6"/>
                  <w:jc w:val="center"/>
                </w:pPr>
              </w:pPrChange>
            </w:pPr>
            <w:r w:rsidRPr="007F46F9">
              <w:rPr>
                <w:rFonts w:ascii="Times New Roman" w:eastAsia="Times New Roman" w:hAnsi="Times New Roman" w:cs="Times New Roman"/>
                <w:b w:val="0"/>
                <w:sz w:val="24"/>
                <w:szCs w:val="24"/>
                <w:rPrChange w:id="729" w:author="UyenMinh" w:date="2024-12-22T19:09:00Z">
                  <w:rPr>
                    <w:rFonts w:ascii="Times New Roman" w:eastAsia="Times New Roman" w:hAnsi="Times New Roman" w:cs="Times New Roman"/>
                    <w:sz w:val="26"/>
                  </w:rPr>
                </w:rPrChange>
              </w:rPr>
              <w:t>8</w:t>
            </w:r>
          </w:p>
        </w:tc>
        <w:tc>
          <w:tcPr>
            <w:tcW w:w="1251" w:type="pct"/>
            <w:vAlign w:val="center"/>
            <w:tcPrChange w:id="730" w:author="Tran Dang" w:date="2024-12-22T20:26:00Z">
              <w:tcPr>
                <w:tcW w:w="2268" w:type="dxa"/>
              </w:tcPr>
            </w:tcPrChange>
          </w:tcPr>
          <w:p w14:paraId="2FEEA21C" w14:textId="10133C84"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31" w:author="UyenMinh" w:date="2024-12-22T19:08:00Z">
                  <w:rPr>
                    <w:rFonts w:ascii="Times New Roman" w:eastAsia="Times New Roman" w:hAnsi="Times New Roman"/>
                    <w:sz w:val="26"/>
                  </w:rPr>
                </w:rPrChange>
              </w:rPr>
              <w:pPrChange w:id="732"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33" w:author="UyenMinh" w:date="2024-12-22T19:08:00Z">
                  <w:rPr>
                    <w:rFonts w:ascii="Times New Roman" w:eastAsia="Times New Roman" w:hAnsi="Times New Roman"/>
                    <w:sz w:val="26"/>
                  </w:rPr>
                </w:rPrChange>
              </w:rPr>
              <w:t>CountSubmit</w:t>
            </w:r>
          </w:p>
        </w:tc>
        <w:tc>
          <w:tcPr>
            <w:tcW w:w="1330" w:type="pct"/>
            <w:vAlign w:val="center"/>
            <w:tcPrChange w:id="734" w:author="Tran Dang" w:date="2024-12-22T20:26:00Z">
              <w:tcPr>
                <w:tcW w:w="2410" w:type="dxa"/>
              </w:tcPr>
            </w:tcPrChange>
          </w:tcPr>
          <w:p w14:paraId="70CDE1F6" w14:textId="53D877D0"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35" w:author="UyenMinh" w:date="2024-12-22T19:08:00Z">
                  <w:rPr>
                    <w:rFonts w:ascii="Times New Roman" w:eastAsia="Times New Roman" w:hAnsi="Times New Roman"/>
                    <w:sz w:val="26"/>
                  </w:rPr>
                </w:rPrChange>
              </w:rPr>
              <w:pPrChange w:id="736"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37" w:author="UyenMinh" w:date="2024-12-22T19:08:00Z">
                  <w:rPr>
                    <w:rFonts w:ascii="Times New Roman" w:eastAsia="Times New Roman" w:hAnsi="Times New Roman"/>
                    <w:sz w:val="26"/>
                  </w:rPr>
                </w:rPrChange>
              </w:rPr>
              <w:t>Int</w:t>
            </w:r>
          </w:p>
        </w:tc>
        <w:tc>
          <w:tcPr>
            <w:tcW w:w="1639" w:type="pct"/>
            <w:vAlign w:val="center"/>
            <w:tcPrChange w:id="738" w:author="Tran Dang" w:date="2024-12-22T20:26:00Z">
              <w:tcPr>
                <w:tcW w:w="2971" w:type="dxa"/>
              </w:tcPr>
            </w:tcPrChange>
          </w:tcPr>
          <w:p w14:paraId="256299BF" w14:textId="7E6597CE"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39" w:author="UyenMinh" w:date="2024-12-22T19:08:00Z">
                  <w:rPr>
                    <w:rFonts w:ascii="Times New Roman" w:eastAsia="Times New Roman" w:hAnsi="Times New Roman"/>
                    <w:sz w:val="26"/>
                  </w:rPr>
                </w:rPrChange>
              </w:rPr>
              <w:pPrChange w:id="740"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41" w:author="UyenMinh" w:date="2024-12-22T19:08:00Z">
                  <w:rPr>
                    <w:rFonts w:ascii="Times New Roman" w:eastAsia="Times New Roman" w:hAnsi="Times New Roman"/>
                    <w:sz w:val="26"/>
                  </w:rPr>
                </w:rPrChange>
              </w:rPr>
              <w:t>Số người nộp bài</w:t>
            </w:r>
          </w:p>
        </w:tc>
      </w:tr>
      <w:tr w:rsidR="00037083" w:rsidRPr="00663DE7" w14:paraId="0AED75E4" w14:textId="77777777" w:rsidTr="00124C1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780" w:type="pct"/>
            <w:vAlign w:val="center"/>
            <w:tcPrChange w:id="742" w:author="Tran Dang" w:date="2024-12-22T20:26:00Z">
              <w:tcPr>
                <w:tcW w:w="1413" w:type="dxa"/>
              </w:tcPr>
            </w:tcPrChange>
          </w:tcPr>
          <w:p w14:paraId="43324915" w14:textId="4046F208"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cs="Times New Roman"/>
                <w:b w:val="0"/>
                <w:sz w:val="24"/>
                <w:szCs w:val="24"/>
                <w:rPrChange w:id="743" w:author="UyenMinh" w:date="2024-12-22T19:09:00Z">
                  <w:rPr>
                    <w:rFonts w:ascii="Times New Roman" w:eastAsia="Times New Roman" w:hAnsi="Times New Roman" w:cs="Times New Roman"/>
                    <w:sz w:val="26"/>
                  </w:rPr>
                </w:rPrChange>
              </w:rPr>
              <w:pPrChange w:id="744" w:author="UyenMinh" w:date="2024-12-22T19:10: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cs="Times New Roman"/>
                <w:b w:val="0"/>
                <w:sz w:val="24"/>
                <w:szCs w:val="24"/>
                <w:rPrChange w:id="745" w:author="UyenMinh" w:date="2024-12-22T19:09:00Z">
                  <w:rPr>
                    <w:rFonts w:ascii="Times New Roman" w:eastAsia="Times New Roman" w:hAnsi="Times New Roman" w:cs="Times New Roman"/>
                    <w:sz w:val="26"/>
                  </w:rPr>
                </w:rPrChange>
              </w:rPr>
              <w:t>9</w:t>
            </w:r>
          </w:p>
        </w:tc>
        <w:tc>
          <w:tcPr>
            <w:tcW w:w="1251" w:type="pct"/>
            <w:vAlign w:val="center"/>
            <w:tcPrChange w:id="746" w:author="Tran Dang" w:date="2024-12-22T20:26:00Z">
              <w:tcPr>
                <w:tcW w:w="2268" w:type="dxa"/>
              </w:tcPr>
            </w:tcPrChange>
          </w:tcPr>
          <w:p w14:paraId="7B2A8BE2" w14:textId="6D570868"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747" w:author="UyenMinh" w:date="2024-12-22T19:08:00Z">
                  <w:rPr>
                    <w:rFonts w:ascii="Times New Roman" w:eastAsia="Times New Roman" w:hAnsi="Times New Roman"/>
                    <w:sz w:val="26"/>
                  </w:rPr>
                </w:rPrChange>
              </w:rPr>
              <w:pPrChange w:id="748"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749" w:author="UyenMinh" w:date="2024-12-22T19:08:00Z">
                  <w:rPr>
                    <w:rFonts w:ascii="Times New Roman" w:eastAsia="Times New Roman" w:hAnsi="Times New Roman"/>
                    <w:sz w:val="26"/>
                  </w:rPr>
                </w:rPrChange>
              </w:rPr>
              <w:t>IsHide</w:t>
            </w:r>
          </w:p>
        </w:tc>
        <w:tc>
          <w:tcPr>
            <w:tcW w:w="1330" w:type="pct"/>
            <w:vAlign w:val="center"/>
            <w:tcPrChange w:id="750" w:author="Tran Dang" w:date="2024-12-22T20:26:00Z">
              <w:tcPr>
                <w:tcW w:w="2410" w:type="dxa"/>
              </w:tcPr>
            </w:tcPrChange>
          </w:tcPr>
          <w:p w14:paraId="2A455477" w14:textId="09999BD7"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751" w:author="UyenMinh" w:date="2024-12-22T19:08:00Z">
                  <w:rPr>
                    <w:rFonts w:ascii="Times New Roman" w:eastAsia="Times New Roman" w:hAnsi="Times New Roman"/>
                    <w:sz w:val="26"/>
                  </w:rPr>
                </w:rPrChange>
              </w:rPr>
              <w:pPrChange w:id="752"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753" w:author="UyenMinh" w:date="2024-12-22T19:08:00Z">
                  <w:rPr>
                    <w:rFonts w:ascii="Times New Roman" w:eastAsia="Times New Roman" w:hAnsi="Times New Roman"/>
                    <w:sz w:val="26"/>
                  </w:rPr>
                </w:rPrChange>
              </w:rPr>
              <w:t>Bit</w:t>
            </w:r>
          </w:p>
        </w:tc>
        <w:tc>
          <w:tcPr>
            <w:tcW w:w="1639" w:type="pct"/>
            <w:vAlign w:val="center"/>
            <w:tcPrChange w:id="754" w:author="Tran Dang" w:date="2024-12-22T20:26:00Z">
              <w:tcPr>
                <w:tcW w:w="2971" w:type="dxa"/>
              </w:tcPr>
            </w:tcPrChange>
          </w:tcPr>
          <w:p w14:paraId="40C61A58" w14:textId="3E4279DE"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755" w:author="UyenMinh" w:date="2024-12-22T19:08:00Z">
                  <w:rPr>
                    <w:rFonts w:ascii="Times New Roman" w:eastAsia="Times New Roman" w:hAnsi="Times New Roman"/>
                    <w:sz w:val="26"/>
                  </w:rPr>
                </w:rPrChange>
              </w:rPr>
              <w:pPrChange w:id="756"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757" w:author="UyenMinh" w:date="2024-12-22T19:08:00Z">
                  <w:rPr>
                    <w:rFonts w:ascii="Times New Roman" w:eastAsia="Times New Roman" w:hAnsi="Times New Roman"/>
                    <w:sz w:val="26"/>
                  </w:rPr>
                </w:rPrChange>
              </w:rPr>
              <w:t>Tình trạng</w:t>
            </w:r>
          </w:p>
        </w:tc>
      </w:tr>
      <w:tr w:rsidR="00037083" w:rsidRPr="00663DE7" w14:paraId="57A81F7B" w14:textId="77777777" w:rsidTr="00124C1F">
        <w:trPr>
          <w:trHeight w:val="307"/>
        </w:trPr>
        <w:tc>
          <w:tcPr>
            <w:cnfStyle w:val="001000000000" w:firstRow="0" w:lastRow="0" w:firstColumn="1" w:lastColumn="0" w:oddVBand="0" w:evenVBand="0" w:oddHBand="0" w:evenHBand="0" w:firstRowFirstColumn="0" w:firstRowLastColumn="0" w:lastRowFirstColumn="0" w:lastRowLastColumn="0"/>
            <w:tcW w:w="780" w:type="pct"/>
            <w:vAlign w:val="center"/>
            <w:tcPrChange w:id="758" w:author="Tran Dang" w:date="2024-12-22T20:26:00Z">
              <w:tcPr>
                <w:tcW w:w="1413" w:type="dxa"/>
              </w:tcPr>
            </w:tcPrChange>
          </w:tcPr>
          <w:p w14:paraId="35021551" w14:textId="2E30D86C" w:rsidR="00037083" w:rsidRPr="007F46F9" w:rsidRDefault="00037083">
            <w:pPr>
              <w:spacing w:line="288" w:lineRule="auto"/>
              <w:ind w:right="-6"/>
              <w:jc w:val="center"/>
              <w:rPr>
                <w:rFonts w:ascii="Times New Roman" w:eastAsia="Times New Roman" w:hAnsi="Times New Roman" w:cs="Times New Roman"/>
                <w:b w:val="0"/>
                <w:sz w:val="24"/>
                <w:szCs w:val="24"/>
                <w:rPrChange w:id="759" w:author="UyenMinh" w:date="2024-12-22T19:09:00Z">
                  <w:rPr>
                    <w:rFonts w:ascii="Times New Roman" w:eastAsia="Times New Roman" w:hAnsi="Times New Roman" w:cs="Times New Roman"/>
                    <w:sz w:val="26"/>
                  </w:rPr>
                </w:rPrChange>
              </w:rPr>
              <w:pPrChange w:id="760" w:author="UyenMinh" w:date="2024-12-22T19:10:00Z">
                <w:pPr>
                  <w:spacing w:after="120" w:line="312" w:lineRule="auto"/>
                  <w:ind w:right="-6"/>
                  <w:jc w:val="center"/>
                </w:pPr>
              </w:pPrChange>
            </w:pPr>
            <w:r w:rsidRPr="007F46F9">
              <w:rPr>
                <w:rFonts w:ascii="Times New Roman" w:eastAsia="Times New Roman" w:hAnsi="Times New Roman" w:cs="Times New Roman"/>
                <w:b w:val="0"/>
                <w:sz w:val="24"/>
                <w:szCs w:val="24"/>
                <w:rPrChange w:id="761" w:author="UyenMinh" w:date="2024-12-22T19:09:00Z">
                  <w:rPr>
                    <w:rFonts w:ascii="Times New Roman" w:eastAsia="Times New Roman" w:hAnsi="Times New Roman" w:cs="Times New Roman"/>
                    <w:sz w:val="26"/>
                  </w:rPr>
                </w:rPrChange>
              </w:rPr>
              <w:t>10</w:t>
            </w:r>
          </w:p>
        </w:tc>
        <w:tc>
          <w:tcPr>
            <w:tcW w:w="1251" w:type="pct"/>
            <w:vAlign w:val="center"/>
            <w:tcPrChange w:id="762" w:author="Tran Dang" w:date="2024-12-22T20:26:00Z">
              <w:tcPr>
                <w:tcW w:w="2268" w:type="dxa"/>
              </w:tcPr>
            </w:tcPrChange>
          </w:tcPr>
          <w:p w14:paraId="2BF89CFE" w14:textId="4AF3E4A5"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63" w:author="UyenMinh" w:date="2024-12-22T19:08:00Z">
                  <w:rPr>
                    <w:rFonts w:ascii="Times New Roman" w:eastAsia="Times New Roman" w:hAnsi="Times New Roman"/>
                    <w:sz w:val="26"/>
                  </w:rPr>
                </w:rPrChange>
              </w:rPr>
              <w:pPrChange w:id="764"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65" w:author="UyenMinh" w:date="2024-12-22T19:08:00Z">
                  <w:rPr>
                    <w:rFonts w:ascii="Times New Roman" w:eastAsia="Times New Roman" w:hAnsi="Times New Roman"/>
                    <w:sz w:val="26"/>
                  </w:rPr>
                </w:rPrChange>
              </w:rPr>
              <w:t>CreaDate</w:t>
            </w:r>
          </w:p>
        </w:tc>
        <w:tc>
          <w:tcPr>
            <w:tcW w:w="1330" w:type="pct"/>
            <w:vAlign w:val="center"/>
            <w:tcPrChange w:id="766" w:author="Tran Dang" w:date="2024-12-22T20:26:00Z">
              <w:tcPr>
                <w:tcW w:w="2410" w:type="dxa"/>
              </w:tcPr>
            </w:tcPrChange>
          </w:tcPr>
          <w:p w14:paraId="7BAB8A92" w14:textId="4B99B2E5"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67" w:author="UyenMinh" w:date="2024-12-22T19:08:00Z">
                  <w:rPr>
                    <w:rFonts w:ascii="Times New Roman" w:eastAsia="Times New Roman" w:hAnsi="Times New Roman"/>
                    <w:sz w:val="26"/>
                  </w:rPr>
                </w:rPrChange>
              </w:rPr>
              <w:pPrChange w:id="768"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69" w:author="UyenMinh" w:date="2024-12-22T19:08:00Z">
                  <w:rPr>
                    <w:rFonts w:ascii="Times New Roman" w:eastAsia="Times New Roman" w:hAnsi="Times New Roman"/>
                    <w:sz w:val="26"/>
                  </w:rPr>
                </w:rPrChange>
              </w:rPr>
              <w:t>Datetime</w:t>
            </w:r>
          </w:p>
        </w:tc>
        <w:tc>
          <w:tcPr>
            <w:tcW w:w="1639" w:type="pct"/>
            <w:vAlign w:val="center"/>
            <w:tcPrChange w:id="770" w:author="Tran Dang" w:date="2024-12-22T20:26:00Z">
              <w:tcPr>
                <w:tcW w:w="2971" w:type="dxa"/>
              </w:tcPr>
            </w:tcPrChange>
          </w:tcPr>
          <w:p w14:paraId="7EEFFC1F" w14:textId="357CDB0C"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71" w:author="UyenMinh" w:date="2024-12-22T19:08:00Z">
                  <w:rPr>
                    <w:rFonts w:ascii="Times New Roman" w:eastAsia="Times New Roman" w:hAnsi="Times New Roman"/>
                    <w:sz w:val="26"/>
                  </w:rPr>
                </w:rPrChange>
              </w:rPr>
              <w:pPrChange w:id="772"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73" w:author="UyenMinh" w:date="2024-12-22T19:08:00Z">
                  <w:rPr>
                    <w:rFonts w:ascii="Times New Roman" w:eastAsia="Times New Roman" w:hAnsi="Times New Roman"/>
                    <w:sz w:val="26"/>
                  </w:rPr>
                </w:rPrChange>
              </w:rPr>
              <w:t>Ngày tạo</w:t>
            </w:r>
          </w:p>
        </w:tc>
      </w:tr>
      <w:tr w:rsidR="00037083" w:rsidRPr="00663DE7" w14:paraId="18DAF354" w14:textId="77777777" w:rsidTr="00124C1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780" w:type="pct"/>
            <w:vAlign w:val="center"/>
            <w:tcPrChange w:id="774" w:author="Tran Dang" w:date="2024-12-22T20:26:00Z">
              <w:tcPr>
                <w:tcW w:w="1413" w:type="dxa"/>
              </w:tcPr>
            </w:tcPrChange>
          </w:tcPr>
          <w:p w14:paraId="6E437631" w14:textId="2C627C9C"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cs="Times New Roman"/>
                <w:b w:val="0"/>
                <w:sz w:val="24"/>
                <w:szCs w:val="24"/>
                <w:rPrChange w:id="775" w:author="UyenMinh" w:date="2024-12-22T19:09:00Z">
                  <w:rPr>
                    <w:rFonts w:ascii="Times New Roman" w:eastAsia="Times New Roman" w:hAnsi="Times New Roman" w:cs="Times New Roman"/>
                    <w:sz w:val="26"/>
                  </w:rPr>
                </w:rPrChange>
              </w:rPr>
              <w:pPrChange w:id="776" w:author="UyenMinh" w:date="2024-12-22T19:10: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cs="Times New Roman"/>
                <w:b w:val="0"/>
                <w:sz w:val="24"/>
                <w:szCs w:val="24"/>
                <w:rPrChange w:id="777" w:author="UyenMinh" w:date="2024-12-22T19:09:00Z">
                  <w:rPr>
                    <w:rFonts w:ascii="Times New Roman" w:eastAsia="Times New Roman" w:hAnsi="Times New Roman" w:cs="Times New Roman"/>
                    <w:sz w:val="26"/>
                  </w:rPr>
                </w:rPrChange>
              </w:rPr>
              <w:t>11</w:t>
            </w:r>
          </w:p>
        </w:tc>
        <w:tc>
          <w:tcPr>
            <w:tcW w:w="1251" w:type="pct"/>
            <w:vAlign w:val="center"/>
            <w:tcPrChange w:id="778" w:author="Tran Dang" w:date="2024-12-22T20:26:00Z">
              <w:tcPr>
                <w:tcW w:w="2268" w:type="dxa"/>
              </w:tcPr>
            </w:tcPrChange>
          </w:tcPr>
          <w:p w14:paraId="2D1A1B55" w14:textId="52BF60CF"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779" w:author="UyenMinh" w:date="2024-12-22T19:08:00Z">
                  <w:rPr>
                    <w:rFonts w:ascii="Times New Roman" w:eastAsia="Times New Roman" w:hAnsi="Times New Roman"/>
                    <w:sz w:val="26"/>
                  </w:rPr>
                </w:rPrChange>
              </w:rPr>
              <w:pPrChange w:id="780"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781" w:author="UyenMinh" w:date="2024-12-22T19:08:00Z">
                  <w:rPr>
                    <w:rFonts w:ascii="Times New Roman" w:eastAsia="Times New Roman" w:hAnsi="Times New Roman"/>
                    <w:sz w:val="26"/>
                  </w:rPr>
                </w:rPrChange>
              </w:rPr>
              <w:t>ModDate</w:t>
            </w:r>
          </w:p>
        </w:tc>
        <w:tc>
          <w:tcPr>
            <w:tcW w:w="1330" w:type="pct"/>
            <w:vAlign w:val="center"/>
            <w:tcPrChange w:id="782" w:author="Tran Dang" w:date="2024-12-22T20:26:00Z">
              <w:tcPr>
                <w:tcW w:w="2410" w:type="dxa"/>
              </w:tcPr>
            </w:tcPrChange>
          </w:tcPr>
          <w:p w14:paraId="5D974426" w14:textId="6189CF39"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783" w:author="UyenMinh" w:date="2024-12-22T19:08:00Z">
                  <w:rPr>
                    <w:rFonts w:ascii="Times New Roman" w:eastAsia="Times New Roman" w:hAnsi="Times New Roman"/>
                    <w:sz w:val="26"/>
                  </w:rPr>
                </w:rPrChange>
              </w:rPr>
              <w:pPrChange w:id="784"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785" w:author="UyenMinh" w:date="2024-12-22T19:08:00Z">
                  <w:rPr>
                    <w:rFonts w:ascii="Times New Roman" w:eastAsia="Times New Roman" w:hAnsi="Times New Roman"/>
                    <w:sz w:val="26"/>
                  </w:rPr>
                </w:rPrChange>
              </w:rPr>
              <w:t>Datetime</w:t>
            </w:r>
          </w:p>
        </w:tc>
        <w:tc>
          <w:tcPr>
            <w:tcW w:w="1639" w:type="pct"/>
            <w:vAlign w:val="center"/>
            <w:tcPrChange w:id="786" w:author="Tran Dang" w:date="2024-12-22T20:26:00Z">
              <w:tcPr>
                <w:tcW w:w="2971" w:type="dxa"/>
              </w:tcPr>
            </w:tcPrChange>
          </w:tcPr>
          <w:p w14:paraId="0F1E4F75" w14:textId="2B105AB3"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787" w:author="UyenMinh" w:date="2024-12-22T19:08:00Z">
                  <w:rPr>
                    <w:rFonts w:ascii="Times New Roman" w:eastAsia="Times New Roman" w:hAnsi="Times New Roman"/>
                    <w:sz w:val="26"/>
                  </w:rPr>
                </w:rPrChange>
              </w:rPr>
              <w:pPrChange w:id="788"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789" w:author="UyenMinh" w:date="2024-12-22T19:08:00Z">
                  <w:rPr>
                    <w:rFonts w:ascii="Times New Roman" w:eastAsia="Times New Roman" w:hAnsi="Times New Roman"/>
                    <w:sz w:val="26"/>
                  </w:rPr>
                </w:rPrChange>
              </w:rPr>
              <w:t>Ngày chỉnh sửa</w:t>
            </w:r>
          </w:p>
        </w:tc>
      </w:tr>
      <w:tr w:rsidR="00037083" w:rsidRPr="00663DE7" w14:paraId="427190CD" w14:textId="77777777" w:rsidTr="00124C1F">
        <w:trPr>
          <w:trHeight w:val="307"/>
        </w:trPr>
        <w:tc>
          <w:tcPr>
            <w:cnfStyle w:val="001000000000" w:firstRow="0" w:lastRow="0" w:firstColumn="1" w:lastColumn="0" w:oddVBand="0" w:evenVBand="0" w:oddHBand="0" w:evenHBand="0" w:firstRowFirstColumn="0" w:firstRowLastColumn="0" w:lastRowFirstColumn="0" w:lastRowLastColumn="0"/>
            <w:tcW w:w="780" w:type="pct"/>
            <w:vAlign w:val="center"/>
            <w:tcPrChange w:id="790" w:author="Tran Dang" w:date="2024-12-22T20:26:00Z">
              <w:tcPr>
                <w:tcW w:w="1413" w:type="dxa"/>
              </w:tcPr>
            </w:tcPrChange>
          </w:tcPr>
          <w:p w14:paraId="195AA0CB" w14:textId="65073DBD" w:rsidR="00037083" w:rsidRPr="007F46F9" w:rsidRDefault="00037083">
            <w:pPr>
              <w:spacing w:line="288" w:lineRule="auto"/>
              <w:ind w:right="-6"/>
              <w:jc w:val="center"/>
              <w:rPr>
                <w:rFonts w:ascii="Times New Roman" w:eastAsia="Times New Roman" w:hAnsi="Times New Roman" w:cs="Times New Roman"/>
                <w:b w:val="0"/>
                <w:sz w:val="24"/>
                <w:szCs w:val="24"/>
                <w:rPrChange w:id="791" w:author="UyenMinh" w:date="2024-12-22T19:09:00Z">
                  <w:rPr>
                    <w:rFonts w:ascii="Times New Roman" w:eastAsia="Times New Roman" w:hAnsi="Times New Roman" w:cs="Times New Roman"/>
                    <w:sz w:val="26"/>
                  </w:rPr>
                </w:rPrChange>
              </w:rPr>
              <w:pPrChange w:id="792" w:author="UyenMinh" w:date="2024-12-22T19:10:00Z">
                <w:pPr>
                  <w:spacing w:after="120" w:line="312" w:lineRule="auto"/>
                  <w:ind w:right="-6"/>
                  <w:jc w:val="center"/>
                </w:pPr>
              </w:pPrChange>
            </w:pPr>
            <w:r w:rsidRPr="007F46F9">
              <w:rPr>
                <w:rFonts w:ascii="Times New Roman" w:eastAsia="Times New Roman" w:hAnsi="Times New Roman" w:cs="Times New Roman"/>
                <w:b w:val="0"/>
                <w:sz w:val="24"/>
                <w:szCs w:val="24"/>
                <w:rPrChange w:id="793" w:author="UyenMinh" w:date="2024-12-22T19:09:00Z">
                  <w:rPr>
                    <w:rFonts w:ascii="Times New Roman" w:eastAsia="Times New Roman" w:hAnsi="Times New Roman" w:cs="Times New Roman"/>
                    <w:sz w:val="26"/>
                  </w:rPr>
                </w:rPrChange>
              </w:rPr>
              <w:t>12</w:t>
            </w:r>
          </w:p>
        </w:tc>
        <w:tc>
          <w:tcPr>
            <w:tcW w:w="1251" w:type="pct"/>
            <w:vAlign w:val="center"/>
            <w:tcPrChange w:id="794" w:author="Tran Dang" w:date="2024-12-22T20:26:00Z">
              <w:tcPr>
                <w:tcW w:w="2268" w:type="dxa"/>
              </w:tcPr>
            </w:tcPrChange>
          </w:tcPr>
          <w:p w14:paraId="44D75746" w14:textId="43B0829F"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95" w:author="UyenMinh" w:date="2024-12-22T19:08:00Z">
                  <w:rPr>
                    <w:rFonts w:ascii="Times New Roman" w:eastAsia="Times New Roman" w:hAnsi="Times New Roman"/>
                    <w:sz w:val="26"/>
                  </w:rPr>
                </w:rPrChange>
              </w:rPr>
              <w:pPrChange w:id="796"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797" w:author="UyenMinh" w:date="2024-12-22T19:08:00Z">
                  <w:rPr>
                    <w:rFonts w:ascii="Times New Roman" w:eastAsia="Times New Roman" w:hAnsi="Times New Roman"/>
                    <w:sz w:val="26"/>
                  </w:rPr>
                </w:rPrChange>
              </w:rPr>
              <w:t>IsDeleted</w:t>
            </w:r>
          </w:p>
        </w:tc>
        <w:tc>
          <w:tcPr>
            <w:tcW w:w="1330" w:type="pct"/>
            <w:vAlign w:val="center"/>
            <w:tcPrChange w:id="798" w:author="Tran Dang" w:date="2024-12-22T20:26:00Z">
              <w:tcPr>
                <w:tcW w:w="2410" w:type="dxa"/>
              </w:tcPr>
            </w:tcPrChange>
          </w:tcPr>
          <w:p w14:paraId="143BF5DE" w14:textId="749CA372"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799" w:author="UyenMinh" w:date="2024-12-22T19:08:00Z">
                  <w:rPr>
                    <w:rFonts w:ascii="Times New Roman" w:eastAsia="Times New Roman" w:hAnsi="Times New Roman"/>
                    <w:sz w:val="26"/>
                  </w:rPr>
                </w:rPrChange>
              </w:rPr>
              <w:pPrChange w:id="800"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801" w:author="UyenMinh" w:date="2024-12-22T19:08:00Z">
                  <w:rPr>
                    <w:rFonts w:ascii="Times New Roman" w:eastAsia="Times New Roman" w:hAnsi="Times New Roman"/>
                    <w:sz w:val="26"/>
                  </w:rPr>
                </w:rPrChange>
              </w:rPr>
              <w:t>Bit</w:t>
            </w:r>
          </w:p>
        </w:tc>
        <w:tc>
          <w:tcPr>
            <w:tcW w:w="1639" w:type="pct"/>
            <w:vAlign w:val="center"/>
            <w:tcPrChange w:id="802" w:author="Tran Dang" w:date="2024-12-22T20:26:00Z">
              <w:tcPr>
                <w:tcW w:w="2971" w:type="dxa"/>
              </w:tcPr>
            </w:tcPrChange>
          </w:tcPr>
          <w:p w14:paraId="5B540C87" w14:textId="13D64A0E" w:rsidR="00037083" w:rsidRPr="00663DE7"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Change w:id="803" w:author="UyenMinh" w:date="2024-12-22T19:08:00Z">
                  <w:rPr>
                    <w:rFonts w:ascii="Times New Roman" w:eastAsia="Times New Roman" w:hAnsi="Times New Roman"/>
                    <w:sz w:val="26"/>
                  </w:rPr>
                </w:rPrChange>
              </w:rPr>
              <w:pPrChange w:id="804" w:author="UyenMinh" w:date="2024-12-22T19:10: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663DE7">
              <w:rPr>
                <w:rFonts w:ascii="Times New Roman" w:eastAsia="Times New Roman" w:hAnsi="Times New Roman" w:cs="Times New Roman"/>
                <w:sz w:val="24"/>
                <w:szCs w:val="24"/>
                <w:rPrChange w:id="805" w:author="UyenMinh" w:date="2024-12-22T19:08:00Z">
                  <w:rPr>
                    <w:rFonts w:ascii="Times New Roman" w:eastAsia="Times New Roman" w:hAnsi="Times New Roman"/>
                    <w:sz w:val="26"/>
                  </w:rPr>
                </w:rPrChange>
              </w:rPr>
              <w:t>Đã xóa</w:t>
            </w:r>
          </w:p>
        </w:tc>
      </w:tr>
      <w:tr w:rsidR="00037083" w:rsidRPr="00663DE7" w14:paraId="534CB85C" w14:textId="77777777" w:rsidTr="00124C1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780" w:type="pct"/>
            <w:vAlign w:val="center"/>
            <w:tcPrChange w:id="806" w:author="Tran Dang" w:date="2024-12-22T20:26:00Z">
              <w:tcPr>
                <w:tcW w:w="1413" w:type="dxa"/>
              </w:tcPr>
            </w:tcPrChange>
          </w:tcPr>
          <w:p w14:paraId="639CB20E" w14:textId="39D418FB"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cs="Times New Roman"/>
                <w:b w:val="0"/>
                <w:sz w:val="24"/>
                <w:szCs w:val="24"/>
                <w:rPrChange w:id="807" w:author="UyenMinh" w:date="2024-12-22T19:09:00Z">
                  <w:rPr>
                    <w:rFonts w:ascii="Times New Roman" w:eastAsia="Times New Roman" w:hAnsi="Times New Roman" w:cs="Times New Roman"/>
                    <w:sz w:val="26"/>
                  </w:rPr>
                </w:rPrChange>
              </w:rPr>
              <w:pPrChange w:id="808" w:author="UyenMinh" w:date="2024-12-22T19:10: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cs="Times New Roman"/>
                <w:b w:val="0"/>
                <w:sz w:val="24"/>
                <w:szCs w:val="24"/>
                <w:rPrChange w:id="809" w:author="UyenMinh" w:date="2024-12-22T19:09:00Z">
                  <w:rPr>
                    <w:rFonts w:ascii="Times New Roman" w:eastAsia="Times New Roman" w:hAnsi="Times New Roman" w:cs="Times New Roman"/>
                    <w:sz w:val="26"/>
                  </w:rPr>
                </w:rPrChange>
              </w:rPr>
              <w:t>13</w:t>
            </w:r>
          </w:p>
        </w:tc>
        <w:tc>
          <w:tcPr>
            <w:tcW w:w="1251" w:type="pct"/>
            <w:vAlign w:val="center"/>
            <w:tcPrChange w:id="810" w:author="Tran Dang" w:date="2024-12-22T20:26:00Z">
              <w:tcPr>
                <w:tcW w:w="2268" w:type="dxa"/>
              </w:tcPr>
            </w:tcPrChange>
          </w:tcPr>
          <w:p w14:paraId="0D67B61B" w14:textId="669FA32B"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811" w:author="UyenMinh" w:date="2024-12-22T19:08:00Z">
                  <w:rPr>
                    <w:rFonts w:ascii="Times New Roman" w:eastAsia="Times New Roman" w:hAnsi="Times New Roman"/>
                    <w:sz w:val="26"/>
                  </w:rPr>
                </w:rPrChange>
              </w:rPr>
              <w:pPrChange w:id="812"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813" w:author="UyenMinh" w:date="2024-12-22T19:08:00Z">
                  <w:rPr>
                    <w:rFonts w:ascii="Times New Roman" w:eastAsia="Times New Roman" w:hAnsi="Times New Roman"/>
                    <w:sz w:val="26"/>
                  </w:rPr>
                </w:rPrChange>
              </w:rPr>
              <w:t>ProblemContent</w:t>
            </w:r>
          </w:p>
        </w:tc>
        <w:tc>
          <w:tcPr>
            <w:tcW w:w="1330" w:type="pct"/>
            <w:vAlign w:val="center"/>
            <w:tcPrChange w:id="814" w:author="Tran Dang" w:date="2024-12-22T20:26:00Z">
              <w:tcPr>
                <w:tcW w:w="2410" w:type="dxa"/>
              </w:tcPr>
            </w:tcPrChange>
          </w:tcPr>
          <w:p w14:paraId="5EC1D650" w14:textId="0D2A9778"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815" w:author="UyenMinh" w:date="2024-12-22T19:08:00Z">
                  <w:rPr>
                    <w:rFonts w:ascii="Times New Roman" w:eastAsia="Times New Roman" w:hAnsi="Times New Roman"/>
                    <w:sz w:val="26"/>
                  </w:rPr>
                </w:rPrChange>
              </w:rPr>
              <w:pPrChange w:id="816"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817" w:author="UyenMinh" w:date="2024-12-22T19:08:00Z">
                  <w:rPr>
                    <w:rFonts w:ascii="Times New Roman" w:eastAsia="Times New Roman" w:hAnsi="Times New Roman"/>
                    <w:sz w:val="26"/>
                  </w:rPr>
                </w:rPrChange>
              </w:rPr>
              <w:t>Nvarchar(MAX)</w:t>
            </w:r>
          </w:p>
        </w:tc>
        <w:tc>
          <w:tcPr>
            <w:tcW w:w="1639" w:type="pct"/>
            <w:vAlign w:val="center"/>
            <w:tcPrChange w:id="818" w:author="Tran Dang" w:date="2024-12-22T20:26:00Z">
              <w:tcPr>
                <w:tcW w:w="2971" w:type="dxa"/>
              </w:tcPr>
            </w:tcPrChange>
          </w:tcPr>
          <w:p w14:paraId="4D47B738" w14:textId="1BF8C085" w:rsidR="00037083" w:rsidRPr="00663DE7"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Change w:id="819" w:author="UyenMinh" w:date="2024-12-22T19:08:00Z">
                  <w:rPr>
                    <w:rFonts w:ascii="Times New Roman" w:eastAsia="Times New Roman" w:hAnsi="Times New Roman"/>
                    <w:sz w:val="26"/>
                  </w:rPr>
                </w:rPrChange>
              </w:rPr>
              <w:pPrChange w:id="820" w:author="UyenMinh" w:date="2024-12-22T19:10: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663DE7">
              <w:rPr>
                <w:rFonts w:ascii="Times New Roman" w:eastAsia="Times New Roman" w:hAnsi="Times New Roman" w:cs="Times New Roman"/>
                <w:sz w:val="24"/>
                <w:szCs w:val="24"/>
                <w:rPrChange w:id="821" w:author="UyenMinh" w:date="2024-12-22T19:08:00Z">
                  <w:rPr>
                    <w:rFonts w:ascii="Times New Roman" w:eastAsia="Times New Roman" w:hAnsi="Times New Roman"/>
                    <w:sz w:val="26"/>
                  </w:rPr>
                </w:rPrChange>
              </w:rPr>
              <w:t>Nội dung của bài</w:t>
            </w:r>
          </w:p>
        </w:tc>
      </w:tr>
    </w:tbl>
    <w:p w14:paraId="596C70E7" w14:textId="30343D1D" w:rsidR="00037083" w:rsidRDefault="00037083" w:rsidP="00A5040F">
      <w:pPr>
        <w:pStyle w:val="bang"/>
      </w:pPr>
      <w:bookmarkStart w:id="822" w:name="_Toc185794019"/>
      <w:r>
        <w:t>Bảng 2.1. Bảng Problems</w:t>
      </w:r>
      <w:bookmarkEnd w:id="822"/>
    </w:p>
    <w:p w14:paraId="38A1FC23" w14:textId="4E817FF4" w:rsidR="00513491" w:rsidRPr="00FE034E" w:rsidRDefault="00513491" w:rsidP="00A5040F">
      <w:pPr>
        <w:pStyle w:val="c3"/>
        <w:rPr>
          <w:i/>
          <w:iCs/>
          <w:rPrChange w:id="823" w:author="Tran Dang" w:date="2024-12-22T20:51:00Z">
            <w:rPr/>
          </w:rPrChange>
        </w:rPr>
      </w:pPr>
      <w:bookmarkStart w:id="824" w:name="_Toc185793373"/>
      <w:bookmarkStart w:id="825" w:name="_Toc185793449"/>
      <w:bookmarkStart w:id="826" w:name="_Toc185793869"/>
      <w:r w:rsidRPr="00FE034E">
        <w:rPr>
          <w:i/>
          <w:iCs/>
          <w:rPrChange w:id="827" w:author="Tran Dang" w:date="2024-12-22T20:51:00Z">
            <w:rPr/>
          </w:rPrChange>
        </w:rPr>
        <w:lastRenderedPageBreak/>
        <w:t>2.3.2. Bảng</w:t>
      </w:r>
      <w:r w:rsidR="00037083" w:rsidRPr="00FE034E">
        <w:rPr>
          <w:i/>
          <w:iCs/>
          <w:rPrChange w:id="828" w:author="Tran Dang" w:date="2024-12-22T20:51:00Z">
            <w:rPr/>
          </w:rPrChange>
        </w:rPr>
        <w:t xml:space="preserve"> Members</w:t>
      </w:r>
      <w:bookmarkEnd w:id="824"/>
      <w:bookmarkEnd w:id="825"/>
      <w:bookmarkEnd w:id="826"/>
    </w:p>
    <w:p w14:paraId="4B742C07" w14:textId="06F30736" w:rsidR="00037083" w:rsidRDefault="00037083"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Bảng Members là bảng dùng để lưu thông tin của người dùng trong hệ thống.</w:t>
      </w:r>
    </w:p>
    <w:tbl>
      <w:tblPr>
        <w:tblStyle w:val="GridTable4-Accent1"/>
        <w:tblW w:w="9067" w:type="dxa"/>
        <w:tblLayout w:type="fixed"/>
        <w:tblLook w:val="04A0" w:firstRow="1" w:lastRow="0" w:firstColumn="1" w:lastColumn="0" w:noHBand="0" w:noVBand="1"/>
        <w:tblPrChange w:id="829" w:author="Tran Dang" w:date="2024-12-22T20:40:00Z">
          <w:tblPr>
            <w:tblStyle w:val="GridTable4-Accent1"/>
            <w:tblW w:w="9067" w:type="dxa"/>
            <w:tblLook w:val="04A0" w:firstRow="1" w:lastRow="0" w:firstColumn="1" w:lastColumn="0" w:noHBand="0" w:noVBand="1"/>
          </w:tblPr>
        </w:tblPrChange>
      </w:tblPr>
      <w:tblGrid>
        <w:gridCol w:w="1067"/>
        <w:gridCol w:w="3190"/>
        <w:gridCol w:w="2401"/>
        <w:gridCol w:w="2409"/>
        <w:tblGridChange w:id="830">
          <w:tblGrid>
            <w:gridCol w:w="1067"/>
            <w:gridCol w:w="3190"/>
            <w:gridCol w:w="2401"/>
            <w:gridCol w:w="268"/>
            <w:gridCol w:w="2141"/>
          </w:tblGrid>
        </w:tblGridChange>
      </w:tblGrid>
      <w:tr w:rsidR="00DE1043" w:rsidRPr="001C73B1" w14:paraId="405C36DB" w14:textId="77777777" w:rsidTr="00DE1043">
        <w:trPr>
          <w:cnfStyle w:val="100000000000" w:firstRow="1" w:lastRow="0" w:firstColumn="0" w:lastColumn="0" w:oddVBand="0" w:evenVBand="0" w:oddHBand="0" w:evenHBand="0" w:firstRowFirstColumn="0" w:firstRowLastColumn="0" w:lastRowFirstColumn="0" w:lastRowLastColumn="0"/>
          <w:trHeight w:val="400"/>
          <w:trPrChange w:id="831" w:author="Tran Dang" w:date="2024-12-22T20:40:00Z">
            <w:trPr>
              <w:trHeight w:val="400"/>
            </w:trPr>
          </w:trPrChange>
        </w:trPr>
        <w:tc>
          <w:tcPr>
            <w:cnfStyle w:val="001000000000" w:firstRow="0" w:lastRow="0" w:firstColumn="1" w:lastColumn="0" w:oddVBand="0" w:evenVBand="0" w:oddHBand="0" w:evenHBand="0" w:firstRowFirstColumn="0" w:firstRowLastColumn="0" w:lastRowFirstColumn="0" w:lastRowLastColumn="0"/>
            <w:tcW w:w="1067" w:type="dxa"/>
            <w:vAlign w:val="center"/>
            <w:tcPrChange w:id="832" w:author="Tran Dang" w:date="2024-12-22T20:40:00Z">
              <w:tcPr>
                <w:tcW w:w="1145" w:type="dxa"/>
                <w:vAlign w:val="center"/>
              </w:tcPr>
            </w:tcPrChange>
          </w:tcPr>
          <w:p w14:paraId="7E7DDD29" w14:textId="77777777" w:rsidR="00037083" w:rsidRPr="001C73B1" w:rsidRDefault="00037083">
            <w:pPr>
              <w:spacing w:line="288" w:lineRule="auto"/>
              <w:ind w:right="-6"/>
              <w:jc w:val="center"/>
              <w:cnfStyle w:val="101000000000" w:firstRow="1" w:lastRow="0" w:firstColumn="1" w:lastColumn="0" w:oddVBand="0" w:evenVBand="0" w:oddHBand="0" w:evenHBand="0" w:firstRowFirstColumn="0" w:firstRowLastColumn="0" w:lastRowFirstColumn="0" w:lastRowLastColumn="0"/>
              <w:rPr>
                <w:rFonts w:ascii="Times New Roman" w:eastAsia="Times New Roman" w:hAnsi="Times New Roman"/>
                <w:b w:val="0"/>
                <w:bCs w:val="0"/>
                <w:sz w:val="24"/>
                <w:szCs w:val="24"/>
                <w:rPrChange w:id="833" w:author="UyenMinh" w:date="2024-12-22T19:14:00Z">
                  <w:rPr>
                    <w:rFonts w:ascii="Times New Roman" w:eastAsia="Times New Roman" w:hAnsi="Times New Roman"/>
                    <w:b w:val="0"/>
                    <w:bCs w:val="0"/>
                    <w:sz w:val="26"/>
                  </w:rPr>
                </w:rPrChange>
              </w:rPr>
              <w:pPrChange w:id="834" w:author="Tran Dang" w:date="2024-12-22T20:29:00Z">
                <w:pPr>
                  <w:spacing w:after="120" w:line="312" w:lineRule="auto"/>
                  <w:ind w:right="-6"/>
                  <w:jc w:val="center"/>
                  <w:cnfStyle w:val="101000000000" w:firstRow="1" w:lastRow="0" w:firstColumn="1"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835" w:author="UyenMinh" w:date="2024-12-22T19:14:00Z">
                  <w:rPr>
                    <w:rFonts w:ascii="Times New Roman" w:eastAsia="Times New Roman" w:hAnsi="Times New Roman"/>
                    <w:sz w:val="26"/>
                  </w:rPr>
                </w:rPrChange>
              </w:rPr>
              <w:t>STT</w:t>
            </w:r>
          </w:p>
        </w:tc>
        <w:tc>
          <w:tcPr>
            <w:tcW w:w="3190" w:type="dxa"/>
            <w:vAlign w:val="center"/>
            <w:tcPrChange w:id="836" w:author="Tran Dang" w:date="2024-12-22T20:40:00Z">
              <w:tcPr>
                <w:tcW w:w="3424" w:type="dxa"/>
                <w:vAlign w:val="center"/>
              </w:tcPr>
            </w:tcPrChange>
          </w:tcPr>
          <w:p w14:paraId="3D9A7AFC" w14:textId="77777777" w:rsidR="00037083" w:rsidRPr="001C73B1" w:rsidRDefault="00037083">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sz w:val="24"/>
                <w:szCs w:val="24"/>
                <w:rPrChange w:id="837" w:author="UyenMinh" w:date="2024-12-22T19:14:00Z">
                  <w:rPr>
                    <w:rFonts w:ascii="Times New Roman" w:eastAsia="Times New Roman" w:hAnsi="Times New Roman"/>
                    <w:b w:val="0"/>
                    <w:bCs w:val="0"/>
                    <w:sz w:val="26"/>
                  </w:rPr>
                </w:rPrChange>
              </w:rPr>
              <w:pPrChange w:id="838" w:author="Tran Dang" w:date="2024-12-22T20:29: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839" w:author="UyenMinh" w:date="2024-12-22T19:14:00Z">
                  <w:rPr>
                    <w:rFonts w:ascii="Times New Roman" w:eastAsia="Times New Roman" w:hAnsi="Times New Roman"/>
                    <w:sz w:val="26"/>
                  </w:rPr>
                </w:rPrChange>
              </w:rPr>
              <w:t>Tên thuộc tính</w:t>
            </w:r>
          </w:p>
        </w:tc>
        <w:tc>
          <w:tcPr>
            <w:tcW w:w="2401" w:type="dxa"/>
            <w:vAlign w:val="center"/>
            <w:tcPrChange w:id="840" w:author="Tran Dang" w:date="2024-12-22T20:40:00Z">
              <w:tcPr>
                <w:tcW w:w="2089" w:type="dxa"/>
                <w:gridSpan w:val="2"/>
                <w:vAlign w:val="center"/>
              </w:tcPr>
            </w:tcPrChange>
          </w:tcPr>
          <w:p w14:paraId="6A6CF095" w14:textId="77777777" w:rsidR="00037083" w:rsidRPr="001C73B1" w:rsidRDefault="00037083">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sz w:val="24"/>
                <w:szCs w:val="24"/>
                <w:rPrChange w:id="841" w:author="UyenMinh" w:date="2024-12-22T19:14:00Z">
                  <w:rPr>
                    <w:rFonts w:ascii="Times New Roman" w:eastAsia="Times New Roman" w:hAnsi="Times New Roman"/>
                    <w:b w:val="0"/>
                    <w:bCs w:val="0"/>
                    <w:sz w:val="26"/>
                  </w:rPr>
                </w:rPrChange>
              </w:rPr>
              <w:pPrChange w:id="842" w:author="Tran Dang" w:date="2024-12-22T20:29: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843" w:author="UyenMinh" w:date="2024-12-22T19:14:00Z">
                  <w:rPr>
                    <w:rFonts w:ascii="Times New Roman" w:eastAsia="Times New Roman" w:hAnsi="Times New Roman"/>
                    <w:sz w:val="26"/>
                  </w:rPr>
                </w:rPrChange>
              </w:rPr>
              <w:t>Kiểu dữ liệu</w:t>
            </w:r>
          </w:p>
        </w:tc>
        <w:tc>
          <w:tcPr>
            <w:tcW w:w="0" w:type="dxa"/>
            <w:vAlign w:val="center"/>
            <w:tcPrChange w:id="844" w:author="Tran Dang" w:date="2024-12-22T20:40:00Z">
              <w:tcPr>
                <w:tcW w:w="2409" w:type="dxa"/>
                <w:vAlign w:val="center"/>
              </w:tcPr>
            </w:tcPrChange>
          </w:tcPr>
          <w:p w14:paraId="70567891" w14:textId="77777777" w:rsidR="00037083" w:rsidRPr="001C73B1" w:rsidRDefault="00037083">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sz w:val="24"/>
                <w:szCs w:val="24"/>
                <w:rPrChange w:id="845" w:author="UyenMinh" w:date="2024-12-22T19:14:00Z">
                  <w:rPr>
                    <w:rFonts w:ascii="Times New Roman" w:eastAsia="Times New Roman" w:hAnsi="Times New Roman"/>
                    <w:b w:val="0"/>
                    <w:bCs w:val="0"/>
                    <w:sz w:val="26"/>
                  </w:rPr>
                </w:rPrChange>
              </w:rPr>
              <w:pPrChange w:id="846" w:author="Tran Dang" w:date="2024-12-22T20:29: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847" w:author="UyenMinh" w:date="2024-12-22T19:14:00Z">
                  <w:rPr>
                    <w:rFonts w:ascii="Times New Roman" w:eastAsia="Times New Roman" w:hAnsi="Times New Roman"/>
                    <w:sz w:val="26"/>
                  </w:rPr>
                </w:rPrChange>
              </w:rPr>
              <w:t>Mô tả</w:t>
            </w:r>
          </w:p>
        </w:tc>
      </w:tr>
      <w:tr w:rsidR="00124C1F" w:rsidRPr="001C73B1" w14:paraId="76DB03AA" w14:textId="77777777" w:rsidTr="00DE1043">
        <w:trPr>
          <w:cnfStyle w:val="000000100000" w:firstRow="0" w:lastRow="0" w:firstColumn="0" w:lastColumn="0" w:oddVBand="0" w:evenVBand="0" w:oddHBand="1" w:evenHBand="0" w:firstRowFirstColumn="0" w:firstRowLastColumn="0" w:lastRowFirstColumn="0" w:lastRowLastColumn="0"/>
          <w:trHeight w:val="405"/>
          <w:trPrChange w:id="848" w:author="Tran Dang" w:date="2024-12-22T20:40:00Z">
            <w:trPr>
              <w:trHeight w:val="405"/>
            </w:trPr>
          </w:trPrChange>
        </w:trPr>
        <w:tc>
          <w:tcPr>
            <w:cnfStyle w:val="001000000000" w:firstRow="0" w:lastRow="0" w:firstColumn="1" w:lastColumn="0" w:oddVBand="0" w:evenVBand="0" w:oddHBand="0" w:evenHBand="0" w:firstRowFirstColumn="0" w:firstRowLastColumn="0" w:lastRowFirstColumn="0" w:lastRowLastColumn="0"/>
            <w:tcW w:w="1067" w:type="dxa"/>
            <w:vAlign w:val="center"/>
            <w:tcPrChange w:id="849" w:author="Tran Dang" w:date="2024-12-22T20:40:00Z">
              <w:tcPr>
                <w:tcW w:w="1145" w:type="dxa"/>
                <w:vAlign w:val="center"/>
              </w:tcPr>
            </w:tcPrChange>
          </w:tcPr>
          <w:p w14:paraId="2CB143DB" w14:textId="77777777"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b w:val="0"/>
                <w:sz w:val="24"/>
                <w:szCs w:val="24"/>
                <w:rPrChange w:id="850" w:author="UyenMinh" w:date="2024-12-22T19:14:00Z">
                  <w:rPr>
                    <w:rFonts w:ascii="Times New Roman" w:eastAsia="Times New Roman" w:hAnsi="Times New Roman"/>
                    <w:sz w:val="26"/>
                  </w:rPr>
                </w:rPrChange>
              </w:rPr>
              <w:pPrChange w:id="851" w:author="Tran Dang" w:date="2024-12-22T20:29: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b w:val="0"/>
                <w:sz w:val="24"/>
                <w:szCs w:val="24"/>
                <w:rPrChange w:id="852" w:author="UyenMinh" w:date="2024-12-22T19:14:00Z">
                  <w:rPr>
                    <w:rFonts w:ascii="Times New Roman" w:eastAsia="Times New Roman" w:hAnsi="Times New Roman"/>
                    <w:sz w:val="26"/>
                  </w:rPr>
                </w:rPrChange>
              </w:rPr>
              <w:t>1</w:t>
            </w:r>
          </w:p>
        </w:tc>
        <w:tc>
          <w:tcPr>
            <w:tcW w:w="3190" w:type="dxa"/>
            <w:vAlign w:val="center"/>
            <w:tcPrChange w:id="853" w:author="Tran Dang" w:date="2024-12-22T20:40:00Z">
              <w:tcPr>
                <w:tcW w:w="3424" w:type="dxa"/>
                <w:vAlign w:val="center"/>
              </w:tcPr>
            </w:tcPrChange>
          </w:tcPr>
          <w:p w14:paraId="2784E94C" w14:textId="6A58F427"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854" w:author="UyenMinh" w:date="2024-12-22T19:14:00Z">
                  <w:rPr>
                    <w:rFonts w:ascii="Times New Roman" w:eastAsia="Times New Roman" w:hAnsi="Times New Roman"/>
                    <w:sz w:val="26"/>
                  </w:rPr>
                </w:rPrChange>
              </w:rPr>
              <w:pPrChange w:id="855"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856" w:author="UyenMinh" w:date="2024-12-22T19:14:00Z">
                  <w:rPr>
                    <w:rFonts w:ascii="Times New Roman" w:eastAsia="Times New Roman" w:hAnsi="Times New Roman"/>
                    <w:sz w:val="26"/>
                  </w:rPr>
                </w:rPrChange>
              </w:rPr>
              <w:t>MemberId</w:t>
            </w:r>
          </w:p>
        </w:tc>
        <w:tc>
          <w:tcPr>
            <w:tcW w:w="2401" w:type="dxa"/>
            <w:vAlign w:val="center"/>
            <w:tcPrChange w:id="857" w:author="Tran Dang" w:date="2024-12-22T20:40:00Z">
              <w:tcPr>
                <w:tcW w:w="2089" w:type="dxa"/>
                <w:gridSpan w:val="2"/>
                <w:vAlign w:val="center"/>
              </w:tcPr>
            </w:tcPrChange>
          </w:tcPr>
          <w:p w14:paraId="30F6E00D" w14:textId="77777777"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858" w:author="UyenMinh" w:date="2024-12-22T19:14:00Z">
                  <w:rPr>
                    <w:rFonts w:ascii="Times New Roman" w:eastAsia="Times New Roman" w:hAnsi="Times New Roman"/>
                    <w:sz w:val="26"/>
                  </w:rPr>
                </w:rPrChange>
              </w:rPr>
              <w:pPrChange w:id="859"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860" w:author="UyenMinh" w:date="2024-12-22T19:14:00Z">
                  <w:rPr>
                    <w:rFonts w:ascii="Times New Roman" w:eastAsia="Times New Roman" w:hAnsi="Times New Roman"/>
                    <w:sz w:val="26"/>
                  </w:rPr>
                </w:rPrChange>
              </w:rPr>
              <w:t>int</w:t>
            </w:r>
          </w:p>
        </w:tc>
        <w:tc>
          <w:tcPr>
            <w:tcW w:w="0" w:type="dxa"/>
            <w:vAlign w:val="center"/>
            <w:tcPrChange w:id="861" w:author="Tran Dang" w:date="2024-12-22T20:40:00Z">
              <w:tcPr>
                <w:tcW w:w="2409" w:type="dxa"/>
                <w:vAlign w:val="center"/>
              </w:tcPr>
            </w:tcPrChange>
          </w:tcPr>
          <w:p w14:paraId="09FE2B97" w14:textId="6B0F61A0"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862" w:author="UyenMinh" w:date="2024-12-22T19:14:00Z">
                  <w:rPr>
                    <w:rFonts w:ascii="Times New Roman" w:eastAsia="Times New Roman" w:hAnsi="Times New Roman"/>
                    <w:sz w:val="26"/>
                  </w:rPr>
                </w:rPrChange>
              </w:rPr>
              <w:pPrChange w:id="863"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864" w:author="UyenMinh" w:date="2024-12-22T19:14:00Z">
                  <w:rPr>
                    <w:rFonts w:ascii="Times New Roman" w:eastAsia="Times New Roman" w:hAnsi="Times New Roman"/>
                    <w:sz w:val="26"/>
                  </w:rPr>
                </w:rPrChange>
              </w:rPr>
              <w:t>Mã người dùng</w:t>
            </w:r>
          </w:p>
        </w:tc>
      </w:tr>
      <w:tr w:rsidR="00DE1043" w:rsidRPr="001C73B1" w14:paraId="509CA04D" w14:textId="77777777" w:rsidTr="00DE1043">
        <w:trPr>
          <w:trHeight w:val="493"/>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4B28795B" w14:textId="77777777" w:rsidR="00037083" w:rsidRPr="007F46F9" w:rsidRDefault="00037083">
            <w:pPr>
              <w:spacing w:line="288" w:lineRule="auto"/>
              <w:ind w:right="-6"/>
              <w:jc w:val="center"/>
              <w:rPr>
                <w:rFonts w:ascii="Times New Roman" w:eastAsia="Times New Roman" w:hAnsi="Times New Roman"/>
                <w:b w:val="0"/>
                <w:sz w:val="24"/>
                <w:szCs w:val="24"/>
                <w:rPrChange w:id="865" w:author="UyenMinh" w:date="2024-12-22T19:14:00Z">
                  <w:rPr>
                    <w:rFonts w:ascii="Times New Roman" w:eastAsia="Times New Roman" w:hAnsi="Times New Roman"/>
                    <w:sz w:val="26"/>
                  </w:rPr>
                </w:rPrChange>
              </w:rPr>
              <w:pPrChange w:id="866" w:author="Tran Dang" w:date="2024-12-22T20:29:00Z">
                <w:pPr>
                  <w:spacing w:after="120" w:line="312" w:lineRule="auto"/>
                  <w:ind w:right="-6"/>
                  <w:jc w:val="center"/>
                </w:pPr>
              </w:pPrChange>
            </w:pPr>
            <w:r w:rsidRPr="007F46F9">
              <w:rPr>
                <w:rFonts w:ascii="Times New Roman" w:eastAsia="Times New Roman" w:hAnsi="Times New Roman"/>
                <w:b w:val="0"/>
                <w:sz w:val="24"/>
                <w:szCs w:val="24"/>
                <w:rPrChange w:id="867" w:author="UyenMinh" w:date="2024-12-22T19:14:00Z">
                  <w:rPr>
                    <w:rFonts w:ascii="Times New Roman" w:eastAsia="Times New Roman" w:hAnsi="Times New Roman"/>
                    <w:sz w:val="26"/>
                  </w:rPr>
                </w:rPrChange>
              </w:rPr>
              <w:t>2</w:t>
            </w:r>
          </w:p>
        </w:tc>
        <w:tc>
          <w:tcPr>
            <w:tcW w:w="3190" w:type="dxa"/>
            <w:vAlign w:val="center"/>
          </w:tcPr>
          <w:p w14:paraId="6AC487C6" w14:textId="3043A342"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868" w:author="UyenMinh" w:date="2024-12-22T19:14:00Z">
                  <w:rPr>
                    <w:rFonts w:ascii="Times New Roman" w:eastAsia="Times New Roman" w:hAnsi="Times New Roman"/>
                    <w:sz w:val="26"/>
                  </w:rPr>
                </w:rPrChange>
              </w:rPr>
              <w:pPrChange w:id="869"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870" w:author="UyenMinh" w:date="2024-12-22T19:14:00Z">
                  <w:rPr>
                    <w:rFonts w:ascii="Times New Roman" w:eastAsia="Times New Roman" w:hAnsi="Times New Roman"/>
                    <w:sz w:val="26"/>
                  </w:rPr>
                </w:rPrChange>
              </w:rPr>
              <w:t>MemberName</w:t>
            </w:r>
          </w:p>
        </w:tc>
        <w:tc>
          <w:tcPr>
            <w:tcW w:w="2401" w:type="dxa"/>
            <w:vAlign w:val="center"/>
          </w:tcPr>
          <w:p w14:paraId="1099B077" w14:textId="77777777"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871" w:author="UyenMinh" w:date="2024-12-22T19:14:00Z">
                  <w:rPr>
                    <w:rFonts w:ascii="Times New Roman" w:eastAsia="Times New Roman" w:hAnsi="Times New Roman"/>
                    <w:sz w:val="26"/>
                  </w:rPr>
                </w:rPrChange>
              </w:rPr>
              <w:pPrChange w:id="872"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873" w:author="UyenMinh" w:date="2024-12-22T19:14:00Z">
                  <w:rPr>
                    <w:rFonts w:ascii="Times New Roman" w:eastAsia="Times New Roman" w:hAnsi="Times New Roman"/>
                    <w:sz w:val="26"/>
                  </w:rPr>
                </w:rPrChange>
              </w:rPr>
              <w:t>nvarchar(MAX)</w:t>
            </w:r>
          </w:p>
        </w:tc>
        <w:tc>
          <w:tcPr>
            <w:tcW w:w="2409" w:type="dxa"/>
            <w:vAlign w:val="center"/>
          </w:tcPr>
          <w:p w14:paraId="73139088" w14:textId="216EF10F"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874" w:author="UyenMinh" w:date="2024-12-22T19:14:00Z">
                  <w:rPr>
                    <w:rFonts w:ascii="Times New Roman" w:eastAsia="Times New Roman" w:hAnsi="Times New Roman"/>
                    <w:sz w:val="26"/>
                  </w:rPr>
                </w:rPrChange>
              </w:rPr>
              <w:pPrChange w:id="875"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876" w:author="UyenMinh" w:date="2024-12-22T19:14:00Z">
                  <w:rPr>
                    <w:rFonts w:ascii="Times New Roman" w:eastAsia="Times New Roman" w:hAnsi="Times New Roman"/>
                    <w:sz w:val="26"/>
                  </w:rPr>
                </w:rPrChange>
              </w:rPr>
              <w:t>Tên người dùng</w:t>
            </w:r>
          </w:p>
        </w:tc>
      </w:tr>
      <w:tr w:rsidR="00DE1043" w:rsidRPr="001C73B1" w14:paraId="109C930B" w14:textId="77777777" w:rsidTr="00DE1043">
        <w:trPr>
          <w:cnfStyle w:val="000000100000" w:firstRow="0" w:lastRow="0" w:firstColumn="0" w:lastColumn="0" w:oddVBand="0" w:evenVBand="0" w:oddHBand="1" w:evenHBand="0" w:firstRowFirstColumn="0" w:firstRowLastColumn="0" w:lastRowFirstColumn="0" w:lastRowLastColumn="0"/>
          <w:trHeight w:val="407"/>
          <w:trPrChange w:id="877" w:author="Tran Dang" w:date="2024-12-22T20:40:00Z">
            <w:trPr>
              <w:trHeight w:val="407"/>
            </w:trPr>
          </w:trPrChange>
        </w:trPr>
        <w:tc>
          <w:tcPr>
            <w:cnfStyle w:val="001000000000" w:firstRow="0" w:lastRow="0" w:firstColumn="1" w:lastColumn="0" w:oddVBand="0" w:evenVBand="0" w:oddHBand="0" w:evenHBand="0" w:firstRowFirstColumn="0" w:firstRowLastColumn="0" w:lastRowFirstColumn="0" w:lastRowLastColumn="0"/>
            <w:tcW w:w="1067" w:type="dxa"/>
            <w:vAlign w:val="center"/>
            <w:tcPrChange w:id="878" w:author="Tran Dang" w:date="2024-12-22T20:40:00Z">
              <w:tcPr>
                <w:tcW w:w="1145" w:type="dxa"/>
                <w:vAlign w:val="center"/>
              </w:tcPr>
            </w:tcPrChange>
          </w:tcPr>
          <w:p w14:paraId="23BE7D38" w14:textId="77777777"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b w:val="0"/>
                <w:sz w:val="24"/>
                <w:szCs w:val="24"/>
                <w:rPrChange w:id="879" w:author="UyenMinh" w:date="2024-12-22T19:14:00Z">
                  <w:rPr>
                    <w:rFonts w:ascii="Times New Roman" w:eastAsia="Times New Roman" w:hAnsi="Times New Roman"/>
                    <w:sz w:val="26"/>
                  </w:rPr>
                </w:rPrChange>
              </w:rPr>
              <w:pPrChange w:id="880" w:author="Tran Dang" w:date="2024-12-22T20:29: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b w:val="0"/>
                <w:sz w:val="24"/>
                <w:szCs w:val="24"/>
                <w:rPrChange w:id="881" w:author="UyenMinh" w:date="2024-12-22T19:14:00Z">
                  <w:rPr>
                    <w:rFonts w:ascii="Times New Roman" w:eastAsia="Times New Roman" w:hAnsi="Times New Roman"/>
                    <w:sz w:val="26"/>
                  </w:rPr>
                </w:rPrChange>
              </w:rPr>
              <w:t>3</w:t>
            </w:r>
          </w:p>
        </w:tc>
        <w:tc>
          <w:tcPr>
            <w:tcW w:w="3190" w:type="dxa"/>
            <w:vAlign w:val="center"/>
            <w:tcPrChange w:id="882" w:author="Tran Dang" w:date="2024-12-22T20:40:00Z">
              <w:tcPr>
                <w:tcW w:w="3424" w:type="dxa"/>
                <w:vAlign w:val="center"/>
              </w:tcPr>
            </w:tcPrChange>
          </w:tcPr>
          <w:p w14:paraId="5DD69F9D" w14:textId="7655E502"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883" w:author="UyenMinh" w:date="2024-12-22T19:14:00Z">
                  <w:rPr>
                    <w:rFonts w:ascii="Times New Roman" w:eastAsia="Times New Roman" w:hAnsi="Times New Roman"/>
                    <w:sz w:val="26"/>
                  </w:rPr>
                </w:rPrChange>
              </w:rPr>
              <w:pPrChange w:id="884"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885" w:author="UyenMinh" w:date="2024-12-22T19:14:00Z">
                  <w:rPr>
                    <w:rFonts w:ascii="Times New Roman" w:eastAsia="Times New Roman" w:hAnsi="Times New Roman"/>
                    <w:sz w:val="26"/>
                  </w:rPr>
                </w:rPrChange>
              </w:rPr>
              <w:t>MemberPicture</w:t>
            </w:r>
          </w:p>
        </w:tc>
        <w:tc>
          <w:tcPr>
            <w:tcW w:w="2401" w:type="dxa"/>
            <w:vAlign w:val="center"/>
            <w:tcPrChange w:id="886" w:author="Tran Dang" w:date="2024-12-22T20:40:00Z">
              <w:tcPr>
                <w:tcW w:w="2089" w:type="dxa"/>
                <w:gridSpan w:val="2"/>
                <w:vAlign w:val="center"/>
              </w:tcPr>
            </w:tcPrChange>
          </w:tcPr>
          <w:p w14:paraId="0DB634D0" w14:textId="58813434"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887" w:author="UyenMinh" w:date="2024-12-22T19:14:00Z">
                  <w:rPr>
                    <w:rFonts w:ascii="Times New Roman" w:eastAsia="Times New Roman" w:hAnsi="Times New Roman"/>
                    <w:sz w:val="26"/>
                  </w:rPr>
                </w:rPrChange>
              </w:rPr>
              <w:pPrChange w:id="888"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del w:id="889" w:author="Tran Dang" w:date="2024-12-22T20:40:00Z">
              <w:r w:rsidRPr="001C73B1" w:rsidDel="00DE1043">
                <w:rPr>
                  <w:rFonts w:ascii="Times New Roman" w:eastAsia="Times New Roman" w:hAnsi="Times New Roman"/>
                  <w:sz w:val="24"/>
                  <w:szCs w:val="24"/>
                  <w:rPrChange w:id="890" w:author="UyenMinh" w:date="2024-12-22T19:14:00Z">
                    <w:rPr>
                      <w:rFonts w:ascii="Times New Roman" w:eastAsia="Times New Roman" w:hAnsi="Times New Roman"/>
                      <w:sz w:val="26"/>
                    </w:rPr>
                  </w:rPrChange>
                </w:rPr>
                <w:delText>Nvarchar</w:delText>
              </w:r>
            </w:del>
            <w:ins w:id="891" w:author="Tran Dang" w:date="2024-12-22T20:40:00Z">
              <w:r w:rsidR="00DE1043">
                <w:rPr>
                  <w:rFonts w:ascii="Times New Roman" w:eastAsia="Times New Roman" w:hAnsi="Times New Roman"/>
                  <w:sz w:val="24"/>
                  <w:szCs w:val="24"/>
                </w:rPr>
                <w:t>n</w:t>
              </w:r>
              <w:r w:rsidR="00DE1043" w:rsidRPr="001C73B1">
                <w:rPr>
                  <w:rFonts w:ascii="Times New Roman" w:eastAsia="Times New Roman" w:hAnsi="Times New Roman"/>
                  <w:sz w:val="24"/>
                  <w:szCs w:val="24"/>
                  <w:rPrChange w:id="892" w:author="UyenMinh" w:date="2024-12-22T19:14:00Z">
                    <w:rPr>
                      <w:rFonts w:ascii="Times New Roman" w:eastAsia="Times New Roman" w:hAnsi="Times New Roman"/>
                      <w:sz w:val="26"/>
                    </w:rPr>
                  </w:rPrChange>
                </w:rPr>
                <w:t>varchar</w:t>
              </w:r>
            </w:ins>
            <w:r w:rsidRPr="001C73B1">
              <w:rPr>
                <w:rFonts w:ascii="Times New Roman" w:eastAsia="Times New Roman" w:hAnsi="Times New Roman"/>
                <w:sz w:val="24"/>
                <w:szCs w:val="24"/>
                <w:rPrChange w:id="893" w:author="UyenMinh" w:date="2024-12-22T19:14:00Z">
                  <w:rPr>
                    <w:rFonts w:ascii="Times New Roman" w:eastAsia="Times New Roman" w:hAnsi="Times New Roman"/>
                    <w:sz w:val="26"/>
                  </w:rPr>
                </w:rPrChange>
              </w:rPr>
              <w:t>(MAX)</w:t>
            </w:r>
          </w:p>
        </w:tc>
        <w:tc>
          <w:tcPr>
            <w:tcW w:w="0" w:type="dxa"/>
            <w:vAlign w:val="center"/>
            <w:tcPrChange w:id="894" w:author="Tran Dang" w:date="2024-12-22T20:40:00Z">
              <w:tcPr>
                <w:tcW w:w="2409" w:type="dxa"/>
                <w:vAlign w:val="center"/>
              </w:tcPr>
            </w:tcPrChange>
          </w:tcPr>
          <w:p w14:paraId="2214BCD2" w14:textId="13C037FC"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895" w:author="UyenMinh" w:date="2024-12-22T19:14:00Z">
                  <w:rPr>
                    <w:rFonts w:ascii="Times New Roman" w:eastAsia="Times New Roman" w:hAnsi="Times New Roman"/>
                    <w:sz w:val="26"/>
                  </w:rPr>
                </w:rPrChange>
              </w:rPr>
              <w:pPrChange w:id="896"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897" w:author="UyenMinh" w:date="2024-12-22T19:14:00Z">
                  <w:rPr>
                    <w:rFonts w:ascii="Times New Roman" w:eastAsia="Times New Roman" w:hAnsi="Times New Roman"/>
                    <w:sz w:val="26"/>
                  </w:rPr>
                </w:rPrChange>
              </w:rPr>
              <w:t>Hình đại diện</w:t>
            </w:r>
          </w:p>
        </w:tc>
      </w:tr>
      <w:tr w:rsidR="00DE1043" w:rsidRPr="001C73B1" w14:paraId="0E3119F1" w14:textId="77777777" w:rsidTr="00DE1043">
        <w:trPr>
          <w:trHeight w:val="439"/>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6275EC91" w14:textId="0CBCF1DE" w:rsidR="00037083" w:rsidRPr="007F46F9" w:rsidRDefault="00037083">
            <w:pPr>
              <w:spacing w:line="288" w:lineRule="auto"/>
              <w:ind w:right="-6"/>
              <w:jc w:val="center"/>
              <w:rPr>
                <w:rFonts w:ascii="Times New Roman" w:eastAsia="Times New Roman" w:hAnsi="Times New Roman"/>
                <w:b w:val="0"/>
                <w:sz w:val="24"/>
                <w:szCs w:val="24"/>
                <w:rPrChange w:id="898" w:author="UyenMinh" w:date="2024-12-22T19:14:00Z">
                  <w:rPr>
                    <w:rFonts w:ascii="Times New Roman" w:eastAsia="Times New Roman" w:hAnsi="Times New Roman"/>
                    <w:sz w:val="26"/>
                  </w:rPr>
                </w:rPrChange>
              </w:rPr>
              <w:pPrChange w:id="899" w:author="Tran Dang" w:date="2024-12-22T20:29:00Z">
                <w:pPr>
                  <w:spacing w:after="120" w:line="312" w:lineRule="auto"/>
                  <w:ind w:right="-6"/>
                  <w:jc w:val="center"/>
                </w:pPr>
              </w:pPrChange>
            </w:pPr>
            <w:r w:rsidRPr="007F46F9">
              <w:rPr>
                <w:rFonts w:ascii="Times New Roman" w:eastAsia="Times New Roman" w:hAnsi="Times New Roman"/>
                <w:b w:val="0"/>
                <w:sz w:val="24"/>
                <w:szCs w:val="24"/>
                <w:rPrChange w:id="900" w:author="UyenMinh" w:date="2024-12-22T19:14:00Z">
                  <w:rPr>
                    <w:rFonts w:ascii="Times New Roman" w:eastAsia="Times New Roman" w:hAnsi="Times New Roman"/>
                    <w:sz w:val="26"/>
                  </w:rPr>
                </w:rPrChange>
              </w:rPr>
              <w:t>4</w:t>
            </w:r>
          </w:p>
        </w:tc>
        <w:tc>
          <w:tcPr>
            <w:tcW w:w="3190" w:type="dxa"/>
            <w:vAlign w:val="center"/>
          </w:tcPr>
          <w:p w14:paraId="610154DC" w14:textId="5D323E42"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01" w:author="UyenMinh" w:date="2024-12-22T19:14:00Z">
                  <w:rPr>
                    <w:rFonts w:ascii="Times New Roman" w:eastAsia="Times New Roman" w:hAnsi="Times New Roman"/>
                    <w:sz w:val="26"/>
                  </w:rPr>
                </w:rPrChange>
              </w:rPr>
              <w:pPrChange w:id="902"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903" w:author="UyenMinh" w:date="2024-12-22T19:14:00Z">
                  <w:rPr>
                    <w:rFonts w:ascii="Times New Roman" w:eastAsia="Times New Roman" w:hAnsi="Times New Roman"/>
                    <w:sz w:val="26"/>
                  </w:rPr>
                </w:rPrChange>
              </w:rPr>
              <w:t>MemberRecoment</w:t>
            </w:r>
          </w:p>
        </w:tc>
        <w:tc>
          <w:tcPr>
            <w:tcW w:w="2401" w:type="dxa"/>
            <w:vAlign w:val="center"/>
          </w:tcPr>
          <w:p w14:paraId="0B216221" w14:textId="6FBCA2E1" w:rsidR="00037083" w:rsidRPr="001C73B1" w:rsidRDefault="00DE104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04" w:author="UyenMinh" w:date="2024-12-22T19:14:00Z">
                  <w:rPr>
                    <w:rFonts w:ascii="Times New Roman" w:eastAsia="Times New Roman" w:hAnsi="Times New Roman"/>
                    <w:sz w:val="26"/>
                  </w:rPr>
                </w:rPrChange>
              </w:rPr>
              <w:pPrChange w:id="905"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ins w:id="906" w:author="Tran Dang" w:date="2024-12-22T20:40:00Z">
              <w:r>
                <w:rPr>
                  <w:rFonts w:ascii="Times New Roman" w:eastAsia="Times New Roman" w:hAnsi="Times New Roman"/>
                  <w:sz w:val="24"/>
                  <w:szCs w:val="24"/>
                </w:rPr>
                <w:t>n</w:t>
              </w:r>
            </w:ins>
            <w:del w:id="907" w:author="Tran Dang" w:date="2024-12-22T20:40:00Z">
              <w:r w:rsidR="00037083" w:rsidRPr="001C73B1" w:rsidDel="00DE1043">
                <w:rPr>
                  <w:rFonts w:ascii="Times New Roman" w:eastAsia="Times New Roman" w:hAnsi="Times New Roman"/>
                  <w:sz w:val="24"/>
                  <w:szCs w:val="24"/>
                  <w:rPrChange w:id="908" w:author="UyenMinh" w:date="2024-12-22T19:14:00Z">
                    <w:rPr>
                      <w:rFonts w:ascii="Times New Roman" w:eastAsia="Times New Roman" w:hAnsi="Times New Roman"/>
                      <w:sz w:val="26"/>
                    </w:rPr>
                  </w:rPrChange>
                </w:rPr>
                <w:delText>N</w:delText>
              </w:r>
            </w:del>
            <w:r w:rsidR="00037083" w:rsidRPr="001C73B1">
              <w:rPr>
                <w:rFonts w:ascii="Times New Roman" w:eastAsia="Times New Roman" w:hAnsi="Times New Roman"/>
                <w:sz w:val="24"/>
                <w:szCs w:val="24"/>
                <w:rPrChange w:id="909" w:author="UyenMinh" w:date="2024-12-22T19:14:00Z">
                  <w:rPr>
                    <w:rFonts w:ascii="Times New Roman" w:eastAsia="Times New Roman" w:hAnsi="Times New Roman"/>
                    <w:sz w:val="26"/>
                  </w:rPr>
                </w:rPrChange>
              </w:rPr>
              <w:t>varchar(MAX)</w:t>
            </w:r>
          </w:p>
        </w:tc>
        <w:tc>
          <w:tcPr>
            <w:tcW w:w="2409" w:type="dxa"/>
            <w:vAlign w:val="center"/>
          </w:tcPr>
          <w:p w14:paraId="1ABE362D" w14:textId="5F56436C"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10" w:author="UyenMinh" w:date="2024-12-22T19:14:00Z">
                  <w:rPr>
                    <w:rFonts w:ascii="Times New Roman" w:eastAsia="Times New Roman" w:hAnsi="Times New Roman"/>
                    <w:sz w:val="26"/>
                  </w:rPr>
                </w:rPrChange>
              </w:rPr>
              <w:pPrChange w:id="911"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912" w:author="UyenMinh" w:date="2024-12-22T19:14:00Z">
                  <w:rPr>
                    <w:rFonts w:ascii="Times New Roman" w:eastAsia="Times New Roman" w:hAnsi="Times New Roman"/>
                    <w:sz w:val="26"/>
                  </w:rPr>
                </w:rPrChange>
              </w:rPr>
              <w:t>Lời giới thiệu</w:t>
            </w:r>
          </w:p>
        </w:tc>
      </w:tr>
      <w:tr w:rsidR="00DE1043" w:rsidRPr="001C73B1" w14:paraId="5AB095D7" w14:textId="77777777" w:rsidTr="00DE1043">
        <w:trPr>
          <w:cnfStyle w:val="000000100000" w:firstRow="0" w:lastRow="0" w:firstColumn="0" w:lastColumn="0" w:oddVBand="0" w:evenVBand="0" w:oddHBand="1" w:evenHBand="0" w:firstRowFirstColumn="0" w:firstRowLastColumn="0" w:lastRowFirstColumn="0" w:lastRowLastColumn="0"/>
          <w:trHeight w:val="403"/>
          <w:trPrChange w:id="913" w:author="Tran Dang" w:date="2024-12-22T20:40:00Z">
            <w:trPr>
              <w:trHeight w:val="403"/>
            </w:trPr>
          </w:trPrChange>
        </w:trPr>
        <w:tc>
          <w:tcPr>
            <w:cnfStyle w:val="001000000000" w:firstRow="0" w:lastRow="0" w:firstColumn="1" w:lastColumn="0" w:oddVBand="0" w:evenVBand="0" w:oddHBand="0" w:evenHBand="0" w:firstRowFirstColumn="0" w:firstRowLastColumn="0" w:lastRowFirstColumn="0" w:lastRowLastColumn="0"/>
            <w:tcW w:w="1067" w:type="dxa"/>
            <w:vAlign w:val="center"/>
            <w:tcPrChange w:id="914" w:author="Tran Dang" w:date="2024-12-22T20:40:00Z">
              <w:tcPr>
                <w:tcW w:w="1145" w:type="dxa"/>
                <w:vAlign w:val="center"/>
              </w:tcPr>
            </w:tcPrChange>
          </w:tcPr>
          <w:p w14:paraId="4A5C856B" w14:textId="43714228"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b w:val="0"/>
                <w:sz w:val="24"/>
                <w:szCs w:val="24"/>
                <w:rPrChange w:id="915" w:author="UyenMinh" w:date="2024-12-22T19:14:00Z">
                  <w:rPr>
                    <w:rFonts w:ascii="Times New Roman" w:eastAsia="Times New Roman" w:hAnsi="Times New Roman"/>
                    <w:sz w:val="26"/>
                  </w:rPr>
                </w:rPrChange>
              </w:rPr>
              <w:pPrChange w:id="916" w:author="Tran Dang" w:date="2024-12-22T20:29: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b w:val="0"/>
                <w:sz w:val="24"/>
                <w:szCs w:val="24"/>
                <w:rPrChange w:id="917" w:author="UyenMinh" w:date="2024-12-22T19:14:00Z">
                  <w:rPr>
                    <w:rFonts w:ascii="Times New Roman" w:eastAsia="Times New Roman" w:hAnsi="Times New Roman"/>
                    <w:sz w:val="26"/>
                  </w:rPr>
                </w:rPrChange>
              </w:rPr>
              <w:t>5</w:t>
            </w:r>
          </w:p>
        </w:tc>
        <w:tc>
          <w:tcPr>
            <w:tcW w:w="3190" w:type="dxa"/>
            <w:vAlign w:val="center"/>
            <w:tcPrChange w:id="918" w:author="Tran Dang" w:date="2024-12-22T20:40:00Z">
              <w:tcPr>
                <w:tcW w:w="3424" w:type="dxa"/>
                <w:vAlign w:val="center"/>
              </w:tcPr>
            </w:tcPrChange>
          </w:tcPr>
          <w:p w14:paraId="5A7730A3" w14:textId="31043794"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919" w:author="UyenMinh" w:date="2024-12-22T19:14:00Z">
                  <w:rPr>
                    <w:rFonts w:ascii="Times New Roman" w:eastAsia="Times New Roman" w:hAnsi="Times New Roman"/>
                    <w:sz w:val="26"/>
                  </w:rPr>
                </w:rPrChange>
              </w:rPr>
              <w:pPrChange w:id="920"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921" w:author="UyenMinh" w:date="2024-12-22T19:14:00Z">
                  <w:rPr>
                    <w:rFonts w:ascii="Times New Roman" w:eastAsia="Times New Roman" w:hAnsi="Times New Roman"/>
                    <w:sz w:val="26"/>
                  </w:rPr>
                </w:rPrChange>
              </w:rPr>
              <w:t>CreaDate</w:t>
            </w:r>
          </w:p>
        </w:tc>
        <w:tc>
          <w:tcPr>
            <w:tcW w:w="2401" w:type="dxa"/>
            <w:vAlign w:val="center"/>
            <w:tcPrChange w:id="922" w:author="Tran Dang" w:date="2024-12-22T20:40:00Z">
              <w:tcPr>
                <w:tcW w:w="2089" w:type="dxa"/>
                <w:gridSpan w:val="2"/>
                <w:vAlign w:val="center"/>
              </w:tcPr>
            </w:tcPrChange>
          </w:tcPr>
          <w:p w14:paraId="2991C418" w14:textId="683A0446"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923" w:author="UyenMinh" w:date="2024-12-22T19:14:00Z">
                  <w:rPr>
                    <w:rFonts w:ascii="Times New Roman" w:eastAsia="Times New Roman" w:hAnsi="Times New Roman"/>
                    <w:sz w:val="26"/>
                  </w:rPr>
                </w:rPrChange>
              </w:rPr>
              <w:pPrChange w:id="924"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925" w:author="UyenMinh" w:date="2024-12-22T19:14:00Z">
                  <w:rPr>
                    <w:rFonts w:ascii="Times New Roman" w:eastAsia="Times New Roman" w:hAnsi="Times New Roman"/>
                    <w:sz w:val="26"/>
                  </w:rPr>
                </w:rPrChange>
              </w:rPr>
              <w:t>Datetime</w:t>
            </w:r>
          </w:p>
        </w:tc>
        <w:tc>
          <w:tcPr>
            <w:tcW w:w="0" w:type="dxa"/>
            <w:vAlign w:val="center"/>
            <w:tcPrChange w:id="926" w:author="Tran Dang" w:date="2024-12-22T20:40:00Z">
              <w:tcPr>
                <w:tcW w:w="2409" w:type="dxa"/>
                <w:vAlign w:val="center"/>
              </w:tcPr>
            </w:tcPrChange>
          </w:tcPr>
          <w:p w14:paraId="581C8F41" w14:textId="6967D6DB"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927" w:author="UyenMinh" w:date="2024-12-22T19:14:00Z">
                  <w:rPr>
                    <w:rFonts w:ascii="Times New Roman" w:eastAsia="Times New Roman" w:hAnsi="Times New Roman"/>
                    <w:sz w:val="26"/>
                  </w:rPr>
                </w:rPrChange>
              </w:rPr>
              <w:pPrChange w:id="928"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929" w:author="UyenMinh" w:date="2024-12-22T19:14:00Z">
                  <w:rPr>
                    <w:rFonts w:ascii="Times New Roman" w:eastAsia="Times New Roman" w:hAnsi="Times New Roman"/>
                    <w:sz w:val="26"/>
                  </w:rPr>
                </w:rPrChange>
              </w:rPr>
              <w:t>Ngày lập</w:t>
            </w:r>
          </w:p>
        </w:tc>
      </w:tr>
      <w:tr w:rsidR="00DE1043" w:rsidRPr="001C73B1" w14:paraId="28C811F2" w14:textId="77777777" w:rsidTr="00DE1043">
        <w:trPr>
          <w:trHeight w:val="423"/>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6E5B25E2" w14:textId="14F3FDD2" w:rsidR="00037083" w:rsidRPr="007F46F9" w:rsidRDefault="00037083">
            <w:pPr>
              <w:spacing w:line="288" w:lineRule="auto"/>
              <w:ind w:right="-6"/>
              <w:jc w:val="center"/>
              <w:rPr>
                <w:rFonts w:ascii="Times New Roman" w:eastAsia="Times New Roman" w:hAnsi="Times New Roman"/>
                <w:b w:val="0"/>
                <w:sz w:val="24"/>
                <w:szCs w:val="24"/>
                <w:rPrChange w:id="930" w:author="UyenMinh" w:date="2024-12-22T19:14:00Z">
                  <w:rPr>
                    <w:rFonts w:ascii="Times New Roman" w:eastAsia="Times New Roman" w:hAnsi="Times New Roman"/>
                    <w:sz w:val="26"/>
                  </w:rPr>
                </w:rPrChange>
              </w:rPr>
              <w:pPrChange w:id="931" w:author="Tran Dang" w:date="2024-12-22T20:29:00Z">
                <w:pPr>
                  <w:spacing w:after="120" w:line="312" w:lineRule="auto"/>
                  <w:ind w:right="-6"/>
                  <w:jc w:val="center"/>
                </w:pPr>
              </w:pPrChange>
            </w:pPr>
            <w:r w:rsidRPr="007F46F9">
              <w:rPr>
                <w:rFonts w:ascii="Times New Roman" w:eastAsia="Times New Roman" w:hAnsi="Times New Roman"/>
                <w:b w:val="0"/>
                <w:sz w:val="24"/>
                <w:szCs w:val="24"/>
                <w:rPrChange w:id="932" w:author="UyenMinh" w:date="2024-12-22T19:14:00Z">
                  <w:rPr>
                    <w:rFonts w:ascii="Times New Roman" w:eastAsia="Times New Roman" w:hAnsi="Times New Roman"/>
                    <w:sz w:val="26"/>
                  </w:rPr>
                </w:rPrChange>
              </w:rPr>
              <w:t>6</w:t>
            </w:r>
          </w:p>
        </w:tc>
        <w:tc>
          <w:tcPr>
            <w:tcW w:w="3190" w:type="dxa"/>
            <w:vAlign w:val="center"/>
          </w:tcPr>
          <w:p w14:paraId="39C9494F" w14:textId="525D0136"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33" w:author="UyenMinh" w:date="2024-12-22T19:14:00Z">
                  <w:rPr>
                    <w:rFonts w:ascii="Times New Roman" w:eastAsia="Times New Roman" w:hAnsi="Times New Roman"/>
                    <w:sz w:val="26"/>
                  </w:rPr>
                </w:rPrChange>
              </w:rPr>
              <w:pPrChange w:id="934"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935" w:author="UyenMinh" w:date="2024-12-22T19:14:00Z">
                  <w:rPr>
                    <w:rFonts w:ascii="Times New Roman" w:eastAsia="Times New Roman" w:hAnsi="Times New Roman"/>
                    <w:sz w:val="26"/>
                  </w:rPr>
                </w:rPrChange>
              </w:rPr>
              <w:t>ModDate</w:t>
            </w:r>
          </w:p>
        </w:tc>
        <w:tc>
          <w:tcPr>
            <w:tcW w:w="2401" w:type="dxa"/>
            <w:vAlign w:val="center"/>
          </w:tcPr>
          <w:p w14:paraId="7A0E3F6D" w14:textId="4FFB86C6"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36" w:author="UyenMinh" w:date="2024-12-22T19:14:00Z">
                  <w:rPr>
                    <w:rFonts w:ascii="Times New Roman" w:eastAsia="Times New Roman" w:hAnsi="Times New Roman"/>
                    <w:sz w:val="26"/>
                  </w:rPr>
                </w:rPrChange>
              </w:rPr>
              <w:pPrChange w:id="937"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938" w:author="UyenMinh" w:date="2024-12-22T19:14:00Z">
                  <w:rPr>
                    <w:rFonts w:ascii="Times New Roman" w:eastAsia="Times New Roman" w:hAnsi="Times New Roman"/>
                    <w:sz w:val="26"/>
                  </w:rPr>
                </w:rPrChange>
              </w:rPr>
              <w:t>Datetime</w:t>
            </w:r>
          </w:p>
        </w:tc>
        <w:tc>
          <w:tcPr>
            <w:tcW w:w="2409" w:type="dxa"/>
            <w:vAlign w:val="center"/>
          </w:tcPr>
          <w:p w14:paraId="0FA42FBD" w14:textId="4303F9F1"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39" w:author="UyenMinh" w:date="2024-12-22T19:14:00Z">
                  <w:rPr>
                    <w:rFonts w:ascii="Times New Roman" w:eastAsia="Times New Roman" w:hAnsi="Times New Roman"/>
                    <w:sz w:val="26"/>
                  </w:rPr>
                </w:rPrChange>
              </w:rPr>
              <w:pPrChange w:id="940"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941" w:author="UyenMinh" w:date="2024-12-22T19:14:00Z">
                  <w:rPr>
                    <w:rFonts w:ascii="Times New Roman" w:eastAsia="Times New Roman" w:hAnsi="Times New Roman"/>
                    <w:sz w:val="26"/>
                  </w:rPr>
                </w:rPrChange>
              </w:rPr>
              <w:t>Ngày chỉnh sửa</w:t>
            </w:r>
          </w:p>
        </w:tc>
      </w:tr>
      <w:tr w:rsidR="00DE1043" w:rsidRPr="001C73B1" w14:paraId="5F92E681" w14:textId="77777777" w:rsidTr="00DE1043">
        <w:trPr>
          <w:cnfStyle w:val="000000100000" w:firstRow="0" w:lastRow="0" w:firstColumn="0" w:lastColumn="0" w:oddVBand="0" w:evenVBand="0" w:oddHBand="1" w:evenHBand="0" w:firstRowFirstColumn="0" w:firstRowLastColumn="0" w:lastRowFirstColumn="0" w:lastRowLastColumn="0"/>
          <w:trHeight w:val="416"/>
          <w:trPrChange w:id="942" w:author="Tran Dang" w:date="2024-12-22T20:40:00Z">
            <w:trPr>
              <w:trHeight w:val="416"/>
            </w:trPr>
          </w:trPrChange>
        </w:trPr>
        <w:tc>
          <w:tcPr>
            <w:cnfStyle w:val="001000000000" w:firstRow="0" w:lastRow="0" w:firstColumn="1" w:lastColumn="0" w:oddVBand="0" w:evenVBand="0" w:oddHBand="0" w:evenHBand="0" w:firstRowFirstColumn="0" w:firstRowLastColumn="0" w:lastRowFirstColumn="0" w:lastRowLastColumn="0"/>
            <w:tcW w:w="1067" w:type="dxa"/>
            <w:vAlign w:val="center"/>
            <w:tcPrChange w:id="943" w:author="Tran Dang" w:date="2024-12-22T20:40:00Z">
              <w:tcPr>
                <w:tcW w:w="1145" w:type="dxa"/>
                <w:vAlign w:val="center"/>
              </w:tcPr>
            </w:tcPrChange>
          </w:tcPr>
          <w:p w14:paraId="536465D0" w14:textId="21A1D368" w:rsidR="00037083" w:rsidRPr="007F46F9" w:rsidRDefault="00037083">
            <w:pPr>
              <w:spacing w:line="288" w:lineRule="auto"/>
              <w:ind w:right="-6"/>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b w:val="0"/>
                <w:sz w:val="24"/>
                <w:szCs w:val="24"/>
                <w:rPrChange w:id="944" w:author="UyenMinh" w:date="2024-12-22T19:14:00Z">
                  <w:rPr>
                    <w:rFonts w:ascii="Times New Roman" w:eastAsia="Times New Roman" w:hAnsi="Times New Roman"/>
                    <w:sz w:val="26"/>
                  </w:rPr>
                </w:rPrChange>
              </w:rPr>
              <w:pPrChange w:id="945" w:author="Tran Dang" w:date="2024-12-22T20:29: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b w:val="0"/>
                <w:sz w:val="24"/>
                <w:szCs w:val="24"/>
                <w:rPrChange w:id="946" w:author="UyenMinh" w:date="2024-12-22T19:14:00Z">
                  <w:rPr>
                    <w:rFonts w:ascii="Times New Roman" w:eastAsia="Times New Roman" w:hAnsi="Times New Roman"/>
                    <w:sz w:val="26"/>
                  </w:rPr>
                </w:rPrChange>
              </w:rPr>
              <w:t>7</w:t>
            </w:r>
          </w:p>
        </w:tc>
        <w:tc>
          <w:tcPr>
            <w:tcW w:w="3190" w:type="dxa"/>
            <w:vAlign w:val="center"/>
            <w:tcPrChange w:id="947" w:author="Tran Dang" w:date="2024-12-22T20:40:00Z">
              <w:tcPr>
                <w:tcW w:w="3424" w:type="dxa"/>
                <w:vAlign w:val="center"/>
              </w:tcPr>
            </w:tcPrChange>
          </w:tcPr>
          <w:p w14:paraId="4DA2C935" w14:textId="4157DF5F"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948" w:author="UyenMinh" w:date="2024-12-22T19:14:00Z">
                  <w:rPr>
                    <w:rFonts w:ascii="Times New Roman" w:eastAsia="Times New Roman" w:hAnsi="Times New Roman"/>
                    <w:sz w:val="26"/>
                  </w:rPr>
                </w:rPrChange>
              </w:rPr>
              <w:pPrChange w:id="949"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950" w:author="UyenMinh" w:date="2024-12-22T19:14:00Z">
                  <w:rPr>
                    <w:rFonts w:ascii="Times New Roman" w:eastAsia="Times New Roman" w:hAnsi="Times New Roman"/>
                    <w:sz w:val="26"/>
                  </w:rPr>
                </w:rPrChange>
              </w:rPr>
              <w:t>IsDeleted</w:t>
            </w:r>
          </w:p>
        </w:tc>
        <w:tc>
          <w:tcPr>
            <w:tcW w:w="2401" w:type="dxa"/>
            <w:vAlign w:val="center"/>
            <w:tcPrChange w:id="951" w:author="Tran Dang" w:date="2024-12-22T20:40:00Z">
              <w:tcPr>
                <w:tcW w:w="2089" w:type="dxa"/>
                <w:gridSpan w:val="2"/>
                <w:vAlign w:val="center"/>
              </w:tcPr>
            </w:tcPrChange>
          </w:tcPr>
          <w:p w14:paraId="790DDEA0" w14:textId="1A1ABD0A"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952" w:author="UyenMinh" w:date="2024-12-22T19:14:00Z">
                  <w:rPr>
                    <w:rFonts w:ascii="Times New Roman" w:eastAsia="Times New Roman" w:hAnsi="Times New Roman"/>
                    <w:sz w:val="26"/>
                  </w:rPr>
                </w:rPrChange>
              </w:rPr>
              <w:pPrChange w:id="953"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954" w:author="UyenMinh" w:date="2024-12-22T19:14:00Z">
                  <w:rPr>
                    <w:rFonts w:ascii="Times New Roman" w:eastAsia="Times New Roman" w:hAnsi="Times New Roman"/>
                    <w:sz w:val="26"/>
                  </w:rPr>
                </w:rPrChange>
              </w:rPr>
              <w:t>Bit</w:t>
            </w:r>
          </w:p>
        </w:tc>
        <w:tc>
          <w:tcPr>
            <w:tcW w:w="0" w:type="dxa"/>
            <w:vAlign w:val="center"/>
            <w:tcPrChange w:id="955" w:author="Tran Dang" w:date="2024-12-22T20:40:00Z">
              <w:tcPr>
                <w:tcW w:w="2409" w:type="dxa"/>
                <w:vAlign w:val="center"/>
              </w:tcPr>
            </w:tcPrChange>
          </w:tcPr>
          <w:p w14:paraId="2422A14E" w14:textId="547FDC20" w:rsidR="00037083" w:rsidRPr="001C73B1" w:rsidRDefault="00037083">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956" w:author="UyenMinh" w:date="2024-12-22T19:14:00Z">
                  <w:rPr>
                    <w:rFonts w:ascii="Times New Roman" w:eastAsia="Times New Roman" w:hAnsi="Times New Roman"/>
                    <w:sz w:val="26"/>
                  </w:rPr>
                </w:rPrChange>
              </w:rPr>
              <w:pPrChange w:id="957" w:author="Tran Dang" w:date="2024-12-22T20:29: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1C73B1">
              <w:rPr>
                <w:rFonts w:ascii="Times New Roman" w:eastAsia="Times New Roman" w:hAnsi="Times New Roman"/>
                <w:sz w:val="24"/>
                <w:szCs w:val="24"/>
                <w:rPrChange w:id="958" w:author="UyenMinh" w:date="2024-12-22T19:14:00Z">
                  <w:rPr>
                    <w:rFonts w:ascii="Times New Roman" w:eastAsia="Times New Roman" w:hAnsi="Times New Roman"/>
                    <w:sz w:val="26"/>
                  </w:rPr>
                </w:rPrChange>
              </w:rPr>
              <w:t>Đã xóa</w:t>
            </w:r>
          </w:p>
        </w:tc>
      </w:tr>
      <w:tr w:rsidR="00DE1043" w:rsidRPr="001C73B1" w14:paraId="6093616D" w14:textId="77777777" w:rsidTr="00DE1043">
        <w:trPr>
          <w:trHeight w:val="408"/>
        </w:trPr>
        <w:tc>
          <w:tcPr>
            <w:cnfStyle w:val="001000000000" w:firstRow="0" w:lastRow="0" w:firstColumn="1" w:lastColumn="0" w:oddVBand="0" w:evenVBand="0" w:oddHBand="0" w:evenHBand="0" w:firstRowFirstColumn="0" w:firstRowLastColumn="0" w:lastRowFirstColumn="0" w:lastRowLastColumn="0"/>
            <w:tcW w:w="1067" w:type="dxa"/>
            <w:vAlign w:val="center"/>
          </w:tcPr>
          <w:p w14:paraId="5D9BB58D" w14:textId="05540E9F" w:rsidR="00037083" w:rsidRPr="007F46F9" w:rsidRDefault="00037083">
            <w:pPr>
              <w:spacing w:line="288" w:lineRule="auto"/>
              <w:ind w:right="-6"/>
              <w:jc w:val="center"/>
              <w:rPr>
                <w:rFonts w:ascii="Times New Roman" w:eastAsia="Times New Roman" w:hAnsi="Times New Roman"/>
                <w:b w:val="0"/>
                <w:sz w:val="24"/>
                <w:szCs w:val="24"/>
                <w:rPrChange w:id="959" w:author="UyenMinh" w:date="2024-12-22T19:14:00Z">
                  <w:rPr>
                    <w:rFonts w:ascii="Times New Roman" w:eastAsia="Times New Roman" w:hAnsi="Times New Roman"/>
                    <w:sz w:val="26"/>
                  </w:rPr>
                </w:rPrChange>
              </w:rPr>
              <w:pPrChange w:id="960" w:author="Tran Dang" w:date="2024-12-22T20:29:00Z">
                <w:pPr>
                  <w:spacing w:after="120" w:line="312" w:lineRule="auto"/>
                  <w:ind w:right="-6"/>
                  <w:jc w:val="center"/>
                </w:pPr>
              </w:pPrChange>
            </w:pPr>
            <w:r w:rsidRPr="007F46F9">
              <w:rPr>
                <w:rFonts w:ascii="Times New Roman" w:eastAsia="Times New Roman" w:hAnsi="Times New Roman"/>
                <w:b w:val="0"/>
                <w:sz w:val="24"/>
                <w:szCs w:val="24"/>
                <w:rPrChange w:id="961" w:author="UyenMinh" w:date="2024-12-22T19:14:00Z">
                  <w:rPr>
                    <w:rFonts w:ascii="Times New Roman" w:eastAsia="Times New Roman" w:hAnsi="Times New Roman"/>
                    <w:sz w:val="26"/>
                  </w:rPr>
                </w:rPrChange>
              </w:rPr>
              <w:t>8</w:t>
            </w:r>
          </w:p>
        </w:tc>
        <w:tc>
          <w:tcPr>
            <w:tcW w:w="3190" w:type="dxa"/>
            <w:vAlign w:val="center"/>
          </w:tcPr>
          <w:p w14:paraId="3990B9AA" w14:textId="6366D24D"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62" w:author="UyenMinh" w:date="2024-12-22T19:14:00Z">
                  <w:rPr>
                    <w:rFonts w:ascii="Times New Roman" w:eastAsia="Times New Roman" w:hAnsi="Times New Roman"/>
                    <w:sz w:val="26"/>
                  </w:rPr>
                </w:rPrChange>
              </w:rPr>
              <w:pPrChange w:id="963"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964" w:author="UyenMinh" w:date="2024-12-22T19:14:00Z">
                  <w:rPr>
                    <w:rFonts w:ascii="Times New Roman" w:eastAsia="Times New Roman" w:hAnsi="Times New Roman"/>
                    <w:sz w:val="26"/>
                  </w:rPr>
                </w:rPrChange>
              </w:rPr>
              <w:t>Score</w:t>
            </w:r>
          </w:p>
        </w:tc>
        <w:tc>
          <w:tcPr>
            <w:tcW w:w="2401" w:type="dxa"/>
            <w:vAlign w:val="center"/>
          </w:tcPr>
          <w:p w14:paraId="002F87A1" w14:textId="248EDC02"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65" w:author="UyenMinh" w:date="2024-12-22T19:14:00Z">
                  <w:rPr>
                    <w:rFonts w:ascii="Times New Roman" w:eastAsia="Times New Roman" w:hAnsi="Times New Roman"/>
                    <w:sz w:val="26"/>
                  </w:rPr>
                </w:rPrChange>
              </w:rPr>
              <w:pPrChange w:id="966"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967" w:author="UyenMinh" w:date="2024-12-22T19:14:00Z">
                  <w:rPr>
                    <w:rFonts w:ascii="Times New Roman" w:eastAsia="Times New Roman" w:hAnsi="Times New Roman"/>
                    <w:sz w:val="26"/>
                  </w:rPr>
                </w:rPrChange>
              </w:rPr>
              <w:t>Float</w:t>
            </w:r>
          </w:p>
        </w:tc>
        <w:tc>
          <w:tcPr>
            <w:tcW w:w="2409" w:type="dxa"/>
            <w:vAlign w:val="center"/>
          </w:tcPr>
          <w:p w14:paraId="3A72C8F0" w14:textId="487A5B1F" w:rsidR="00037083" w:rsidRPr="001C73B1" w:rsidRDefault="00037083">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68" w:author="UyenMinh" w:date="2024-12-22T19:14:00Z">
                  <w:rPr>
                    <w:rFonts w:ascii="Times New Roman" w:eastAsia="Times New Roman" w:hAnsi="Times New Roman"/>
                    <w:sz w:val="26"/>
                  </w:rPr>
                </w:rPrChange>
              </w:rPr>
              <w:pPrChange w:id="969" w:author="Tran Dang" w:date="2024-12-22T20:29: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1C73B1">
              <w:rPr>
                <w:rFonts w:ascii="Times New Roman" w:eastAsia="Times New Roman" w:hAnsi="Times New Roman"/>
                <w:sz w:val="24"/>
                <w:szCs w:val="24"/>
                <w:rPrChange w:id="970" w:author="UyenMinh" w:date="2024-12-22T19:14:00Z">
                  <w:rPr>
                    <w:rFonts w:ascii="Times New Roman" w:eastAsia="Times New Roman" w:hAnsi="Times New Roman"/>
                    <w:sz w:val="26"/>
                  </w:rPr>
                </w:rPrChange>
              </w:rPr>
              <w:t>Điểm của người dùng</w:t>
            </w:r>
          </w:p>
        </w:tc>
      </w:tr>
    </w:tbl>
    <w:p w14:paraId="29034BC0" w14:textId="533E4217" w:rsidR="00037083" w:rsidRDefault="00037083" w:rsidP="00A5040F">
      <w:pPr>
        <w:pStyle w:val="bang"/>
      </w:pPr>
      <w:bookmarkStart w:id="971" w:name="_Toc185794020"/>
      <w:r>
        <w:t>Bảng 2.2. Bảng Members</w:t>
      </w:r>
      <w:bookmarkEnd w:id="971"/>
    </w:p>
    <w:p w14:paraId="6BE97D93" w14:textId="50782247" w:rsidR="00037083" w:rsidRPr="00FE034E" w:rsidRDefault="00037083" w:rsidP="00A5040F">
      <w:pPr>
        <w:pStyle w:val="c3"/>
        <w:rPr>
          <w:i/>
          <w:iCs/>
          <w:rPrChange w:id="972" w:author="Tran Dang" w:date="2024-12-22T20:51:00Z">
            <w:rPr/>
          </w:rPrChange>
        </w:rPr>
      </w:pPr>
      <w:bookmarkStart w:id="973" w:name="_Toc185793374"/>
      <w:bookmarkStart w:id="974" w:name="_Toc185793450"/>
      <w:bookmarkStart w:id="975" w:name="_Toc185793870"/>
      <w:r w:rsidRPr="00FE034E">
        <w:rPr>
          <w:i/>
          <w:iCs/>
          <w:rPrChange w:id="976" w:author="Tran Dang" w:date="2024-12-22T20:51:00Z">
            <w:rPr/>
          </w:rPrChange>
        </w:rPr>
        <w:t xml:space="preserve">2.3.3. Bảng </w:t>
      </w:r>
      <w:commentRangeStart w:id="977"/>
      <w:r w:rsidRPr="00FE034E">
        <w:rPr>
          <w:i/>
          <w:iCs/>
          <w:rPrChange w:id="978" w:author="Tran Dang" w:date="2024-12-22T20:51:00Z">
            <w:rPr/>
          </w:rPrChange>
        </w:rPr>
        <w:t>Groups</w:t>
      </w:r>
      <w:commentRangeEnd w:id="977"/>
      <w:r w:rsidR="00663DE7" w:rsidRPr="00FE034E">
        <w:rPr>
          <w:rStyle w:val="CommentReference"/>
          <w:rFonts w:asciiTheme="minorHAnsi" w:hAnsiTheme="minorHAnsi" w:cstheme="minorBidi"/>
          <w:b w:val="0"/>
          <w:bCs w:val="0"/>
          <w:i/>
          <w:iCs/>
          <w:color w:val="auto"/>
          <w:rPrChange w:id="979" w:author="Tran Dang" w:date="2024-12-22T20:51:00Z">
            <w:rPr>
              <w:rStyle w:val="CommentReference"/>
              <w:rFonts w:asciiTheme="minorHAnsi" w:hAnsiTheme="minorHAnsi" w:cstheme="minorBidi"/>
              <w:b w:val="0"/>
              <w:bCs w:val="0"/>
              <w:color w:val="auto"/>
            </w:rPr>
          </w:rPrChange>
        </w:rPr>
        <w:commentReference w:id="977"/>
      </w:r>
      <w:bookmarkEnd w:id="973"/>
      <w:bookmarkEnd w:id="974"/>
      <w:bookmarkEnd w:id="975"/>
    </w:p>
    <w:p w14:paraId="778367E9" w14:textId="21DA80F4" w:rsidR="00037083" w:rsidRDefault="00037083"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Bảng Groups là bảng dùng để lưu thông tin của thể loại bài trong hệ thống.</w:t>
      </w:r>
    </w:p>
    <w:tbl>
      <w:tblPr>
        <w:tblStyle w:val="GridTable4-Accent1"/>
        <w:tblW w:w="5000" w:type="pct"/>
        <w:jc w:val="center"/>
        <w:tblLook w:val="04A0" w:firstRow="1" w:lastRow="0" w:firstColumn="1" w:lastColumn="0" w:noHBand="0" w:noVBand="1"/>
        <w:tblPrChange w:id="980" w:author="Tran Dang" w:date="2024-12-22T20:39:00Z">
          <w:tblPr>
            <w:tblStyle w:val="GridTable4-Accent1"/>
            <w:tblW w:w="9062" w:type="dxa"/>
            <w:jc w:val="center"/>
            <w:tblLook w:val="04A0" w:firstRow="1" w:lastRow="0" w:firstColumn="1" w:lastColumn="0" w:noHBand="0" w:noVBand="1"/>
          </w:tblPr>
        </w:tblPrChange>
      </w:tblPr>
      <w:tblGrid>
        <w:gridCol w:w="1128"/>
        <w:gridCol w:w="3104"/>
        <w:gridCol w:w="2426"/>
        <w:gridCol w:w="2406"/>
        <w:tblGridChange w:id="981">
          <w:tblGrid>
            <w:gridCol w:w="1413"/>
            <w:gridCol w:w="2268"/>
            <w:gridCol w:w="2410"/>
            <w:gridCol w:w="2971"/>
          </w:tblGrid>
        </w:tblGridChange>
      </w:tblGrid>
      <w:tr w:rsidR="00DE1043" w14:paraId="28ADDEED" w14:textId="77777777" w:rsidTr="007F46F9">
        <w:trPr>
          <w:cnfStyle w:val="100000000000" w:firstRow="1" w:lastRow="0" w:firstColumn="0" w:lastColumn="0" w:oddVBand="0" w:evenVBand="0" w:oddHBand="0" w:evenHBand="0" w:firstRowFirstColumn="0" w:firstRowLastColumn="0" w:lastRowFirstColumn="0" w:lastRowLastColumn="0"/>
          <w:trHeight w:val="237"/>
          <w:jc w:val="center"/>
          <w:trPrChange w:id="982" w:author="Tran Dang" w:date="2024-12-22T20:39:00Z">
            <w:trPr>
              <w:trHeight w:val="237"/>
              <w:jc w:val="center"/>
            </w:trPr>
          </w:trPrChange>
        </w:trPr>
        <w:tc>
          <w:tcPr>
            <w:cnfStyle w:val="001000000000" w:firstRow="0" w:lastRow="0" w:firstColumn="1" w:lastColumn="0" w:oddVBand="0" w:evenVBand="0" w:oddHBand="0" w:evenHBand="0" w:firstRowFirstColumn="0" w:firstRowLastColumn="0" w:lastRowFirstColumn="0" w:lastRowLastColumn="0"/>
            <w:tcW w:w="623" w:type="pct"/>
            <w:vAlign w:val="center"/>
            <w:tcPrChange w:id="983" w:author="Tran Dang" w:date="2024-12-22T20:39:00Z">
              <w:tcPr>
                <w:tcW w:w="1413" w:type="dxa"/>
                <w:vAlign w:val="center"/>
              </w:tcPr>
            </w:tcPrChange>
          </w:tcPr>
          <w:p w14:paraId="07364B10" w14:textId="77777777" w:rsidR="00037083" w:rsidRPr="00DE1043" w:rsidRDefault="00037083" w:rsidP="007F46F9">
            <w:pPr>
              <w:spacing w:line="288" w:lineRule="auto"/>
              <w:jc w:val="center"/>
              <w:cnfStyle w:val="101000000000" w:firstRow="1" w:lastRow="0" w:firstColumn="1" w:lastColumn="0" w:oddVBand="0" w:evenVBand="0" w:oddHBand="0" w:evenHBand="0" w:firstRowFirstColumn="0" w:firstRowLastColumn="0" w:lastRowFirstColumn="0" w:lastRowLastColumn="0"/>
              <w:rPr>
                <w:rFonts w:ascii="Times New Roman" w:eastAsia="Times New Roman" w:hAnsi="Times New Roman"/>
                <w:sz w:val="24"/>
                <w:szCs w:val="24"/>
                <w:rPrChange w:id="984" w:author="Tran Dang" w:date="2024-12-22T20:40:00Z">
                  <w:rPr>
                    <w:rFonts w:ascii="Times New Roman" w:eastAsia="Times New Roman" w:hAnsi="Times New Roman"/>
                    <w:b w:val="0"/>
                    <w:bCs w:val="0"/>
                    <w:sz w:val="26"/>
                  </w:rPr>
                </w:rPrChange>
              </w:rPr>
              <w:pPrChange w:id="985" w:author="Tran Dang" w:date="2024-12-22T20:42:00Z">
                <w:pPr>
                  <w:spacing w:after="120" w:line="312" w:lineRule="auto"/>
                  <w:ind w:right="-6"/>
                  <w:jc w:val="center"/>
                  <w:cnfStyle w:val="101000000000" w:firstRow="1" w:lastRow="0" w:firstColumn="1"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986" w:author="Tran Dang" w:date="2024-12-22T20:40:00Z">
                  <w:rPr>
                    <w:rFonts w:ascii="Times New Roman" w:eastAsia="Times New Roman" w:hAnsi="Times New Roman"/>
                    <w:sz w:val="26"/>
                  </w:rPr>
                </w:rPrChange>
              </w:rPr>
              <w:t>STT</w:t>
            </w:r>
          </w:p>
        </w:tc>
        <w:tc>
          <w:tcPr>
            <w:tcW w:w="1712" w:type="pct"/>
            <w:vAlign w:val="center"/>
            <w:tcPrChange w:id="987" w:author="Tran Dang" w:date="2024-12-22T20:39:00Z">
              <w:tcPr>
                <w:tcW w:w="2268" w:type="dxa"/>
                <w:vAlign w:val="center"/>
              </w:tcPr>
            </w:tcPrChange>
          </w:tcPr>
          <w:p w14:paraId="48EA4A34" w14:textId="77777777" w:rsidR="00037083" w:rsidRPr="00DE1043" w:rsidRDefault="00037083" w:rsidP="007F46F9">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88" w:author="Tran Dang" w:date="2024-12-22T20:40:00Z">
                  <w:rPr>
                    <w:rFonts w:ascii="Times New Roman" w:eastAsia="Times New Roman" w:hAnsi="Times New Roman"/>
                    <w:b w:val="0"/>
                    <w:bCs w:val="0"/>
                    <w:sz w:val="26"/>
                  </w:rPr>
                </w:rPrChange>
              </w:rPr>
              <w:pPrChange w:id="989"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990" w:author="Tran Dang" w:date="2024-12-22T20:40:00Z">
                  <w:rPr>
                    <w:rFonts w:ascii="Times New Roman" w:eastAsia="Times New Roman" w:hAnsi="Times New Roman"/>
                    <w:sz w:val="26"/>
                  </w:rPr>
                </w:rPrChange>
              </w:rPr>
              <w:t>Tên thuộc tính</w:t>
            </w:r>
          </w:p>
        </w:tc>
        <w:tc>
          <w:tcPr>
            <w:tcW w:w="1338" w:type="pct"/>
            <w:vAlign w:val="center"/>
            <w:tcPrChange w:id="991" w:author="Tran Dang" w:date="2024-12-22T20:39:00Z">
              <w:tcPr>
                <w:tcW w:w="2410" w:type="dxa"/>
                <w:vAlign w:val="center"/>
              </w:tcPr>
            </w:tcPrChange>
          </w:tcPr>
          <w:p w14:paraId="5F2D78DE" w14:textId="77777777" w:rsidR="00037083" w:rsidRPr="00DE1043" w:rsidRDefault="00037083" w:rsidP="007F46F9">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92" w:author="Tran Dang" w:date="2024-12-22T20:40:00Z">
                  <w:rPr>
                    <w:rFonts w:ascii="Times New Roman" w:eastAsia="Times New Roman" w:hAnsi="Times New Roman"/>
                    <w:b w:val="0"/>
                    <w:bCs w:val="0"/>
                    <w:sz w:val="26"/>
                  </w:rPr>
                </w:rPrChange>
              </w:rPr>
              <w:pPrChange w:id="993"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994" w:author="Tran Dang" w:date="2024-12-22T20:40:00Z">
                  <w:rPr>
                    <w:rFonts w:ascii="Times New Roman" w:eastAsia="Times New Roman" w:hAnsi="Times New Roman"/>
                    <w:sz w:val="26"/>
                  </w:rPr>
                </w:rPrChange>
              </w:rPr>
              <w:t>Kiểu dữ liệu</w:t>
            </w:r>
          </w:p>
        </w:tc>
        <w:tc>
          <w:tcPr>
            <w:tcW w:w="1327" w:type="pct"/>
            <w:vAlign w:val="center"/>
            <w:tcPrChange w:id="995" w:author="Tran Dang" w:date="2024-12-22T20:39:00Z">
              <w:tcPr>
                <w:tcW w:w="2971" w:type="dxa"/>
                <w:vAlign w:val="center"/>
              </w:tcPr>
            </w:tcPrChange>
          </w:tcPr>
          <w:p w14:paraId="6E82BD87" w14:textId="77777777" w:rsidR="00037083" w:rsidRPr="00DE1043" w:rsidRDefault="00037083" w:rsidP="007F46F9">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996" w:author="Tran Dang" w:date="2024-12-22T20:40:00Z">
                  <w:rPr>
                    <w:rFonts w:ascii="Times New Roman" w:eastAsia="Times New Roman" w:hAnsi="Times New Roman"/>
                    <w:b w:val="0"/>
                    <w:bCs w:val="0"/>
                    <w:sz w:val="26"/>
                  </w:rPr>
                </w:rPrChange>
              </w:rPr>
              <w:pPrChange w:id="997"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998" w:author="Tran Dang" w:date="2024-12-22T20:40:00Z">
                  <w:rPr>
                    <w:rFonts w:ascii="Times New Roman" w:eastAsia="Times New Roman" w:hAnsi="Times New Roman"/>
                    <w:sz w:val="26"/>
                  </w:rPr>
                </w:rPrChange>
              </w:rPr>
              <w:t>Mô tả</w:t>
            </w:r>
          </w:p>
        </w:tc>
      </w:tr>
      <w:tr w:rsidR="00037083" w14:paraId="476BF8F9" w14:textId="77777777" w:rsidTr="007F46F9">
        <w:tblPrEx>
          <w:tblPrExChange w:id="999" w:author="Tran Dang" w:date="2024-12-22T20:39:00Z">
            <w:tblPrEx>
              <w:tblW w:w="0" w:type="auto"/>
              <w:jc w:val="left"/>
            </w:tblPrEx>
          </w:tblPrExChange>
        </w:tblPrEx>
        <w:trPr>
          <w:cnfStyle w:val="000000100000" w:firstRow="0" w:lastRow="0" w:firstColumn="0" w:lastColumn="0" w:oddVBand="0" w:evenVBand="0" w:oddHBand="1" w:evenHBand="0" w:firstRowFirstColumn="0" w:firstRowLastColumn="0" w:lastRowFirstColumn="0" w:lastRowLastColumn="0"/>
          <w:trHeight w:val="124"/>
          <w:jc w:val="center"/>
        </w:trPr>
        <w:tc>
          <w:tcPr>
            <w:cnfStyle w:val="001000000000" w:firstRow="0" w:lastRow="0" w:firstColumn="1" w:lastColumn="0" w:oddVBand="0" w:evenVBand="0" w:oddHBand="0" w:evenHBand="0" w:firstRowFirstColumn="0" w:firstRowLastColumn="0" w:lastRowFirstColumn="0" w:lastRowLastColumn="0"/>
            <w:tcW w:w="623" w:type="pct"/>
            <w:vAlign w:val="center"/>
            <w:tcPrChange w:id="1000" w:author="Tran Dang" w:date="2024-12-22T20:39:00Z">
              <w:tcPr>
                <w:tcW w:w="1413" w:type="dxa"/>
              </w:tcPr>
            </w:tcPrChange>
          </w:tcPr>
          <w:p w14:paraId="314DFFBE" w14:textId="77777777" w:rsidR="00037083" w:rsidRPr="007F46F9" w:rsidRDefault="00037083" w:rsidP="007F46F9">
            <w:pPr>
              <w:spacing w:line="288" w:lineRule="auto"/>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b w:val="0"/>
                <w:sz w:val="24"/>
                <w:szCs w:val="24"/>
                <w:rPrChange w:id="1001" w:author="Tran Dang" w:date="2024-12-22T20:36:00Z">
                  <w:rPr>
                    <w:rFonts w:ascii="Times New Roman" w:eastAsia="Times New Roman" w:hAnsi="Times New Roman"/>
                    <w:sz w:val="26"/>
                  </w:rPr>
                </w:rPrChange>
              </w:rPr>
              <w:pPrChange w:id="1002" w:author="Tran Dang" w:date="2024-12-22T20:42: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b w:val="0"/>
                <w:sz w:val="24"/>
                <w:szCs w:val="24"/>
                <w:rPrChange w:id="1003" w:author="Tran Dang" w:date="2024-12-22T20:36:00Z">
                  <w:rPr>
                    <w:rFonts w:ascii="Times New Roman" w:eastAsia="Times New Roman" w:hAnsi="Times New Roman"/>
                    <w:sz w:val="26"/>
                  </w:rPr>
                </w:rPrChange>
              </w:rPr>
              <w:t>1</w:t>
            </w:r>
          </w:p>
        </w:tc>
        <w:tc>
          <w:tcPr>
            <w:tcW w:w="1712" w:type="pct"/>
            <w:vAlign w:val="center"/>
            <w:tcPrChange w:id="1004" w:author="Tran Dang" w:date="2024-12-22T20:39:00Z">
              <w:tcPr>
                <w:tcW w:w="2268" w:type="dxa"/>
              </w:tcPr>
            </w:tcPrChange>
          </w:tcPr>
          <w:p w14:paraId="1858E71B" w14:textId="00720E11" w:rsidR="00DE1043" w:rsidRPr="00DE1043" w:rsidRDefault="00037083" w:rsidP="007F46F9">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005" w:author="Tran Dang" w:date="2024-12-22T20:36:00Z">
                  <w:rPr>
                    <w:rFonts w:ascii="Times New Roman" w:eastAsia="Times New Roman" w:hAnsi="Times New Roman"/>
                    <w:sz w:val="26"/>
                  </w:rPr>
                </w:rPrChange>
              </w:rPr>
              <w:pPrChange w:id="1006"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DE1043">
              <w:rPr>
                <w:rFonts w:ascii="Times New Roman" w:eastAsia="Times New Roman" w:hAnsi="Times New Roman"/>
                <w:sz w:val="24"/>
                <w:szCs w:val="24"/>
                <w:rPrChange w:id="1007" w:author="Tran Dang" w:date="2024-12-22T20:36:00Z">
                  <w:rPr>
                    <w:rFonts w:ascii="Times New Roman" w:eastAsia="Times New Roman" w:hAnsi="Times New Roman"/>
                    <w:sz w:val="26"/>
                  </w:rPr>
                </w:rPrChange>
              </w:rPr>
              <w:t>GroupId</w:t>
            </w:r>
          </w:p>
        </w:tc>
        <w:tc>
          <w:tcPr>
            <w:tcW w:w="1338" w:type="pct"/>
            <w:vAlign w:val="center"/>
            <w:tcPrChange w:id="1008" w:author="Tran Dang" w:date="2024-12-22T20:39:00Z">
              <w:tcPr>
                <w:tcW w:w="2410" w:type="dxa"/>
              </w:tcPr>
            </w:tcPrChange>
          </w:tcPr>
          <w:p w14:paraId="25A6AA70" w14:textId="77777777" w:rsidR="00037083" w:rsidRPr="00DE1043" w:rsidRDefault="00037083" w:rsidP="007F46F9">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009" w:author="Tran Dang" w:date="2024-12-22T20:36:00Z">
                  <w:rPr>
                    <w:rFonts w:ascii="Times New Roman" w:eastAsia="Times New Roman" w:hAnsi="Times New Roman"/>
                    <w:sz w:val="26"/>
                  </w:rPr>
                </w:rPrChange>
              </w:rPr>
              <w:pPrChange w:id="1010"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DE1043">
              <w:rPr>
                <w:rFonts w:ascii="Times New Roman" w:eastAsia="Times New Roman" w:hAnsi="Times New Roman"/>
                <w:sz w:val="24"/>
                <w:szCs w:val="24"/>
                <w:rPrChange w:id="1011" w:author="Tran Dang" w:date="2024-12-22T20:36:00Z">
                  <w:rPr>
                    <w:rFonts w:ascii="Times New Roman" w:eastAsia="Times New Roman" w:hAnsi="Times New Roman"/>
                    <w:sz w:val="26"/>
                  </w:rPr>
                </w:rPrChange>
              </w:rPr>
              <w:t>int</w:t>
            </w:r>
          </w:p>
        </w:tc>
        <w:tc>
          <w:tcPr>
            <w:tcW w:w="1327" w:type="pct"/>
            <w:vAlign w:val="center"/>
            <w:tcPrChange w:id="1012" w:author="Tran Dang" w:date="2024-12-22T20:39:00Z">
              <w:tcPr>
                <w:tcW w:w="2971" w:type="dxa"/>
              </w:tcPr>
            </w:tcPrChange>
          </w:tcPr>
          <w:p w14:paraId="05E543F0" w14:textId="22809065" w:rsidR="00037083" w:rsidRPr="00DE1043" w:rsidRDefault="00037083" w:rsidP="007F46F9">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013" w:author="Tran Dang" w:date="2024-12-22T20:36:00Z">
                  <w:rPr>
                    <w:rFonts w:ascii="Times New Roman" w:eastAsia="Times New Roman" w:hAnsi="Times New Roman"/>
                    <w:sz w:val="26"/>
                  </w:rPr>
                </w:rPrChange>
              </w:rPr>
              <w:pPrChange w:id="1014"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DE1043">
              <w:rPr>
                <w:rFonts w:ascii="Times New Roman" w:eastAsia="Times New Roman" w:hAnsi="Times New Roman"/>
                <w:sz w:val="24"/>
                <w:szCs w:val="24"/>
                <w:rPrChange w:id="1015" w:author="Tran Dang" w:date="2024-12-22T20:36:00Z">
                  <w:rPr>
                    <w:rFonts w:ascii="Times New Roman" w:eastAsia="Times New Roman" w:hAnsi="Times New Roman"/>
                    <w:sz w:val="26"/>
                  </w:rPr>
                </w:rPrChange>
              </w:rPr>
              <w:t>Mã thể loại</w:t>
            </w:r>
          </w:p>
        </w:tc>
      </w:tr>
      <w:tr w:rsidR="00037083" w14:paraId="4AC80651" w14:textId="77777777" w:rsidTr="007F46F9">
        <w:tblPrEx>
          <w:tblPrExChange w:id="1016" w:author="Tran Dang" w:date="2024-12-22T20:39:00Z">
            <w:tblPrEx>
              <w:tblW w:w="0" w:type="auto"/>
              <w:jc w:val="left"/>
            </w:tblPrEx>
          </w:tblPrExChange>
        </w:tblPrEx>
        <w:trPr>
          <w:jc w:val="center"/>
        </w:trPr>
        <w:tc>
          <w:tcPr>
            <w:cnfStyle w:val="001000000000" w:firstRow="0" w:lastRow="0" w:firstColumn="1" w:lastColumn="0" w:oddVBand="0" w:evenVBand="0" w:oddHBand="0" w:evenHBand="0" w:firstRowFirstColumn="0" w:firstRowLastColumn="0" w:lastRowFirstColumn="0" w:lastRowLastColumn="0"/>
            <w:tcW w:w="623" w:type="pct"/>
            <w:vAlign w:val="center"/>
            <w:tcPrChange w:id="1017" w:author="Tran Dang" w:date="2024-12-22T20:39:00Z">
              <w:tcPr>
                <w:tcW w:w="1413" w:type="dxa"/>
              </w:tcPr>
            </w:tcPrChange>
          </w:tcPr>
          <w:p w14:paraId="143B376F" w14:textId="77777777" w:rsidR="00037083" w:rsidRPr="007F46F9" w:rsidRDefault="00037083" w:rsidP="007F46F9">
            <w:pPr>
              <w:spacing w:line="288" w:lineRule="auto"/>
              <w:jc w:val="center"/>
              <w:rPr>
                <w:rFonts w:ascii="Times New Roman" w:eastAsia="Times New Roman" w:hAnsi="Times New Roman"/>
                <w:b w:val="0"/>
                <w:sz w:val="24"/>
                <w:szCs w:val="24"/>
                <w:rPrChange w:id="1018" w:author="Tran Dang" w:date="2024-12-22T20:36:00Z">
                  <w:rPr>
                    <w:rFonts w:ascii="Times New Roman" w:eastAsia="Times New Roman" w:hAnsi="Times New Roman"/>
                    <w:sz w:val="26"/>
                  </w:rPr>
                </w:rPrChange>
              </w:rPr>
              <w:pPrChange w:id="1019"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020" w:author="Tran Dang" w:date="2024-12-22T20:36:00Z">
                  <w:rPr>
                    <w:rFonts w:ascii="Times New Roman" w:eastAsia="Times New Roman" w:hAnsi="Times New Roman"/>
                    <w:sz w:val="26"/>
                  </w:rPr>
                </w:rPrChange>
              </w:rPr>
              <w:t>2</w:t>
            </w:r>
          </w:p>
        </w:tc>
        <w:tc>
          <w:tcPr>
            <w:tcW w:w="1712" w:type="pct"/>
            <w:vAlign w:val="center"/>
            <w:tcPrChange w:id="1021" w:author="Tran Dang" w:date="2024-12-22T20:39:00Z">
              <w:tcPr>
                <w:tcW w:w="2268" w:type="dxa"/>
              </w:tcPr>
            </w:tcPrChange>
          </w:tcPr>
          <w:p w14:paraId="3ECA6209" w14:textId="5AC9033F" w:rsidR="00037083" w:rsidRPr="00DE1043" w:rsidRDefault="00037083" w:rsidP="007F46F9">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022" w:author="Tran Dang" w:date="2024-12-22T20:36:00Z">
                  <w:rPr>
                    <w:rFonts w:ascii="Times New Roman" w:eastAsia="Times New Roman" w:hAnsi="Times New Roman"/>
                    <w:sz w:val="26"/>
                  </w:rPr>
                </w:rPrChange>
              </w:rPr>
              <w:pPrChange w:id="1023"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1024" w:author="Tran Dang" w:date="2024-12-22T20:36:00Z">
                  <w:rPr>
                    <w:rFonts w:ascii="Times New Roman" w:eastAsia="Times New Roman" w:hAnsi="Times New Roman"/>
                    <w:sz w:val="26"/>
                  </w:rPr>
                </w:rPrChange>
              </w:rPr>
              <w:t>GroupName</w:t>
            </w:r>
          </w:p>
        </w:tc>
        <w:tc>
          <w:tcPr>
            <w:tcW w:w="1338" w:type="pct"/>
            <w:vAlign w:val="center"/>
            <w:tcPrChange w:id="1025" w:author="Tran Dang" w:date="2024-12-22T20:39:00Z">
              <w:tcPr>
                <w:tcW w:w="2410" w:type="dxa"/>
              </w:tcPr>
            </w:tcPrChange>
          </w:tcPr>
          <w:p w14:paraId="751FBC66" w14:textId="77777777" w:rsidR="00037083" w:rsidRPr="00DE1043" w:rsidRDefault="00037083" w:rsidP="007F46F9">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026" w:author="Tran Dang" w:date="2024-12-22T20:36:00Z">
                  <w:rPr>
                    <w:rFonts w:ascii="Times New Roman" w:eastAsia="Times New Roman" w:hAnsi="Times New Roman"/>
                    <w:sz w:val="26"/>
                  </w:rPr>
                </w:rPrChange>
              </w:rPr>
              <w:pPrChange w:id="1027"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1028" w:author="Tran Dang" w:date="2024-12-22T20:36:00Z">
                  <w:rPr>
                    <w:rFonts w:ascii="Times New Roman" w:eastAsia="Times New Roman" w:hAnsi="Times New Roman"/>
                    <w:sz w:val="26"/>
                  </w:rPr>
                </w:rPrChange>
              </w:rPr>
              <w:t>nvarchar(MAX)</w:t>
            </w:r>
          </w:p>
        </w:tc>
        <w:tc>
          <w:tcPr>
            <w:tcW w:w="1327" w:type="pct"/>
            <w:vAlign w:val="center"/>
            <w:tcPrChange w:id="1029" w:author="Tran Dang" w:date="2024-12-22T20:39:00Z">
              <w:tcPr>
                <w:tcW w:w="2971" w:type="dxa"/>
              </w:tcPr>
            </w:tcPrChange>
          </w:tcPr>
          <w:p w14:paraId="5D8B79AF" w14:textId="6F4F3B5A" w:rsidR="00037083" w:rsidRPr="00DE1043" w:rsidRDefault="00037083" w:rsidP="007F46F9">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030" w:author="Tran Dang" w:date="2024-12-22T20:36:00Z">
                  <w:rPr>
                    <w:rFonts w:ascii="Times New Roman" w:eastAsia="Times New Roman" w:hAnsi="Times New Roman"/>
                    <w:sz w:val="26"/>
                  </w:rPr>
                </w:rPrChange>
              </w:rPr>
              <w:pPrChange w:id="1031"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1032" w:author="Tran Dang" w:date="2024-12-22T20:36:00Z">
                  <w:rPr>
                    <w:rFonts w:ascii="Times New Roman" w:eastAsia="Times New Roman" w:hAnsi="Times New Roman"/>
                    <w:sz w:val="26"/>
                  </w:rPr>
                </w:rPrChange>
              </w:rPr>
              <w:t>Tên thể loại</w:t>
            </w:r>
          </w:p>
        </w:tc>
      </w:tr>
      <w:tr w:rsidR="00037083" w14:paraId="21FA9593" w14:textId="77777777" w:rsidTr="007F46F9">
        <w:tblPrEx>
          <w:tblPrExChange w:id="1033" w:author="Tran Dang" w:date="2024-12-22T20:39:00Z">
            <w:tblPrEx>
              <w:tblW w:w="0" w:type="auto"/>
              <w:jc w:val="left"/>
            </w:tblPrEx>
          </w:tblPrExChange>
        </w:tblPrEx>
        <w:trPr>
          <w:cnfStyle w:val="000000100000" w:firstRow="0" w:lastRow="0" w:firstColumn="0" w:lastColumn="0" w:oddVBand="0" w:evenVBand="0" w:oddHBand="1" w:evenHBand="0" w:firstRowFirstColumn="0" w:firstRowLastColumn="0" w:lastRowFirstColumn="0" w:lastRowLastColumn="0"/>
          <w:trHeight w:val="58"/>
          <w:jc w:val="center"/>
        </w:trPr>
        <w:tc>
          <w:tcPr>
            <w:cnfStyle w:val="001000000000" w:firstRow="0" w:lastRow="0" w:firstColumn="1" w:lastColumn="0" w:oddVBand="0" w:evenVBand="0" w:oddHBand="0" w:evenHBand="0" w:firstRowFirstColumn="0" w:firstRowLastColumn="0" w:lastRowFirstColumn="0" w:lastRowLastColumn="0"/>
            <w:tcW w:w="623" w:type="pct"/>
            <w:vAlign w:val="center"/>
            <w:tcPrChange w:id="1034" w:author="Tran Dang" w:date="2024-12-22T20:39:00Z">
              <w:tcPr>
                <w:tcW w:w="1413" w:type="dxa"/>
              </w:tcPr>
            </w:tcPrChange>
          </w:tcPr>
          <w:p w14:paraId="6EF5B688" w14:textId="46B379A6" w:rsidR="00037083" w:rsidRPr="007F46F9" w:rsidRDefault="00037083" w:rsidP="007F46F9">
            <w:pPr>
              <w:spacing w:line="288" w:lineRule="auto"/>
              <w:jc w:val="center"/>
              <w:cnfStyle w:val="001000100000" w:firstRow="0" w:lastRow="0" w:firstColumn="1" w:lastColumn="0" w:oddVBand="0" w:evenVBand="0" w:oddHBand="1" w:evenHBand="0" w:firstRowFirstColumn="0" w:firstRowLastColumn="0" w:lastRowFirstColumn="0" w:lastRowLastColumn="0"/>
              <w:rPr>
                <w:rFonts w:ascii="Times New Roman" w:eastAsia="Times New Roman" w:hAnsi="Times New Roman"/>
                <w:b w:val="0"/>
                <w:sz w:val="24"/>
                <w:szCs w:val="24"/>
                <w:rPrChange w:id="1035" w:author="Tran Dang" w:date="2024-12-22T20:36:00Z">
                  <w:rPr>
                    <w:rFonts w:ascii="Times New Roman" w:eastAsia="Times New Roman" w:hAnsi="Times New Roman"/>
                    <w:sz w:val="26"/>
                  </w:rPr>
                </w:rPrChange>
              </w:rPr>
              <w:pPrChange w:id="1036" w:author="Tran Dang" w:date="2024-12-22T20:42:00Z">
                <w:pPr>
                  <w:spacing w:after="120" w:line="312" w:lineRule="auto"/>
                  <w:ind w:right="-6"/>
                  <w:jc w:val="center"/>
                  <w:cnfStyle w:val="001000100000" w:firstRow="0" w:lastRow="0" w:firstColumn="1" w:lastColumn="0" w:oddVBand="0" w:evenVBand="0" w:oddHBand="1" w:evenHBand="0" w:firstRowFirstColumn="0" w:firstRowLastColumn="0" w:lastRowFirstColumn="0" w:lastRowLastColumn="0"/>
                </w:pPr>
              </w:pPrChange>
            </w:pPr>
            <w:r w:rsidRPr="007F46F9">
              <w:rPr>
                <w:rFonts w:ascii="Times New Roman" w:eastAsia="Times New Roman" w:hAnsi="Times New Roman"/>
                <w:b w:val="0"/>
                <w:sz w:val="24"/>
                <w:szCs w:val="24"/>
                <w:rPrChange w:id="1037" w:author="Tran Dang" w:date="2024-12-22T20:36:00Z">
                  <w:rPr>
                    <w:rFonts w:ascii="Times New Roman" w:eastAsia="Times New Roman" w:hAnsi="Times New Roman"/>
                    <w:sz w:val="26"/>
                  </w:rPr>
                </w:rPrChange>
              </w:rPr>
              <w:t>3</w:t>
            </w:r>
          </w:p>
        </w:tc>
        <w:tc>
          <w:tcPr>
            <w:tcW w:w="1712" w:type="pct"/>
            <w:vAlign w:val="center"/>
            <w:tcPrChange w:id="1038" w:author="Tran Dang" w:date="2024-12-22T20:39:00Z">
              <w:tcPr>
                <w:tcW w:w="2268" w:type="dxa"/>
              </w:tcPr>
            </w:tcPrChange>
          </w:tcPr>
          <w:p w14:paraId="63687830" w14:textId="77777777" w:rsidR="00037083" w:rsidRPr="00DE1043" w:rsidRDefault="00037083" w:rsidP="007F46F9">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039" w:author="Tran Dang" w:date="2024-12-22T20:36:00Z">
                  <w:rPr>
                    <w:rFonts w:ascii="Times New Roman" w:eastAsia="Times New Roman" w:hAnsi="Times New Roman"/>
                    <w:sz w:val="26"/>
                  </w:rPr>
                </w:rPrChange>
              </w:rPr>
              <w:pPrChange w:id="1040"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DE1043">
              <w:rPr>
                <w:rFonts w:ascii="Times New Roman" w:eastAsia="Times New Roman" w:hAnsi="Times New Roman"/>
                <w:sz w:val="24"/>
                <w:szCs w:val="24"/>
                <w:rPrChange w:id="1041" w:author="Tran Dang" w:date="2024-12-22T20:36:00Z">
                  <w:rPr>
                    <w:rFonts w:ascii="Times New Roman" w:eastAsia="Times New Roman" w:hAnsi="Times New Roman"/>
                    <w:sz w:val="26"/>
                  </w:rPr>
                </w:rPrChange>
              </w:rPr>
              <w:t>IsDeleted</w:t>
            </w:r>
          </w:p>
        </w:tc>
        <w:tc>
          <w:tcPr>
            <w:tcW w:w="1338" w:type="pct"/>
            <w:vAlign w:val="center"/>
            <w:tcPrChange w:id="1042" w:author="Tran Dang" w:date="2024-12-22T20:39:00Z">
              <w:tcPr>
                <w:tcW w:w="2410" w:type="dxa"/>
              </w:tcPr>
            </w:tcPrChange>
          </w:tcPr>
          <w:p w14:paraId="39D7C226" w14:textId="77777777" w:rsidR="00037083" w:rsidRPr="00DE1043" w:rsidRDefault="00037083" w:rsidP="007F46F9">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043" w:author="Tran Dang" w:date="2024-12-22T20:36:00Z">
                  <w:rPr>
                    <w:rFonts w:ascii="Times New Roman" w:eastAsia="Times New Roman" w:hAnsi="Times New Roman"/>
                    <w:sz w:val="26"/>
                  </w:rPr>
                </w:rPrChange>
              </w:rPr>
              <w:pPrChange w:id="1044"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DE1043">
              <w:rPr>
                <w:rFonts w:ascii="Times New Roman" w:eastAsia="Times New Roman" w:hAnsi="Times New Roman"/>
                <w:sz w:val="24"/>
                <w:szCs w:val="24"/>
                <w:rPrChange w:id="1045" w:author="Tran Dang" w:date="2024-12-22T20:36:00Z">
                  <w:rPr>
                    <w:rFonts w:ascii="Times New Roman" w:eastAsia="Times New Roman" w:hAnsi="Times New Roman"/>
                    <w:sz w:val="26"/>
                  </w:rPr>
                </w:rPrChange>
              </w:rPr>
              <w:t>Bit</w:t>
            </w:r>
          </w:p>
        </w:tc>
        <w:tc>
          <w:tcPr>
            <w:tcW w:w="1327" w:type="pct"/>
            <w:vAlign w:val="center"/>
            <w:tcPrChange w:id="1046" w:author="Tran Dang" w:date="2024-12-22T20:39:00Z">
              <w:tcPr>
                <w:tcW w:w="2971" w:type="dxa"/>
              </w:tcPr>
            </w:tcPrChange>
          </w:tcPr>
          <w:p w14:paraId="253FF72F" w14:textId="77777777" w:rsidR="00037083" w:rsidRPr="00DE1043" w:rsidRDefault="00037083" w:rsidP="007F46F9">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047" w:author="Tran Dang" w:date="2024-12-22T20:36:00Z">
                  <w:rPr>
                    <w:rFonts w:ascii="Times New Roman" w:eastAsia="Times New Roman" w:hAnsi="Times New Roman"/>
                    <w:sz w:val="26"/>
                  </w:rPr>
                </w:rPrChange>
              </w:rPr>
              <w:pPrChange w:id="1048"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DE1043">
              <w:rPr>
                <w:rFonts w:ascii="Times New Roman" w:eastAsia="Times New Roman" w:hAnsi="Times New Roman"/>
                <w:sz w:val="24"/>
                <w:szCs w:val="24"/>
                <w:rPrChange w:id="1049" w:author="Tran Dang" w:date="2024-12-22T20:36:00Z">
                  <w:rPr>
                    <w:rFonts w:ascii="Times New Roman" w:eastAsia="Times New Roman" w:hAnsi="Times New Roman"/>
                    <w:sz w:val="26"/>
                  </w:rPr>
                </w:rPrChange>
              </w:rPr>
              <w:t>Đã xóa</w:t>
            </w:r>
          </w:p>
        </w:tc>
      </w:tr>
    </w:tbl>
    <w:p w14:paraId="2F2A0491" w14:textId="3A2CDDB0" w:rsidR="00037083" w:rsidRDefault="00037083" w:rsidP="00A5040F">
      <w:pPr>
        <w:pStyle w:val="bang"/>
      </w:pPr>
      <w:bookmarkStart w:id="1050" w:name="_Toc185794021"/>
      <w:r>
        <w:t>Bảng 2.3. Bảng Groups</w:t>
      </w:r>
      <w:bookmarkEnd w:id="1050"/>
    </w:p>
    <w:p w14:paraId="66418B8B" w14:textId="2EF57903" w:rsidR="00037083" w:rsidRPr="00FE034E" w:rsidRDefault="00037083" w:rsidP="00A5040F">
      <w:pPr>
        <w:pStyle w:val="c3"/>
        <w:rPr>
          <w:i/>
          <w:iCs/>
          <w:rPrChange w:id="1051" w:author="Tran Dang" w:date="2024-12-22T20:51:00Z">
            <w:rPr/>
          </w:rPrChange>
        </w:rPr>
      </w:pPr>
      <w:bookmarkStart w:id="1052" w:name="_Toc185793375"/>
      <w:bookmarkStart w:id="1053" w:name="_Toc185793451"/>
      <w:bookmarkStart w:id="1054" w:name="_Toc185793871"/>
      <w:r w:rsidRPr="00FE034E">
        <w:rPr>
          <w:i/>
          <w:iCs/>
          <w:rPrChange w:id="1055" w:author="Tran Dang" w:date="2024-12-22T20:51:00Z">
            <w:rPr/>
          </w:rPrChange>
        </w:rPr>
        <w:t>2.3.4. Bảng Accounts</w:t>
      </w:r>
      <w:bookmarkEnd w:id="1052"/>
      <w:bookmarkEnd w:id="1053"/>
      <w:bookmarkEnd w:id="1054"/>
    </w:p>
    <w:p w14:paraId="35E172BB" w14:textId="4FC51197" w:rsidR="00A60E84" w:rsidRDefault="00037083" w:rsidP="009B1C3A">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Bảng Accounts là bảng dùng để lưu thông tin của tài khoản của người dùng trong hệ thống.</w:t>
      </w:r>
    </w:p>
    <w:tbl>
      <w:tblPr>
        <w:tblStyle w:val="GridTable4-Accent1"/>
        <w:tblW w:w="0" w:type="auto"/>
        <w:tblLook w:val="04A0" w:firstRow="1" w:lastRow="0" w:firstColumn="1" w:lastColumn="0" w:noHBand="0" w:noVBand="1"/>
      </w:tblPr>
      <w:tblGrid>
        <w:gridCol w:w="1413"/>
        <w:gridCol w:w="2268"/>
        <w:gridCol w:w="2410"/>
        <w:gridCol w:w="2971"/>
        <w:tblGridChange w:id="1056">
          <w:tblGrid>
            <w:gridCol w:w="1413"/>
            <w:gridCol w:w="2268"/>
            <w:gridCol w:w="2410"/>
            <w:gridCol w:w="2971"/>
          </w:tblGrid>
        </w:tblGridChange>
      </w:tblGrid>
      <w:tr w:rsidR="00124C1F" w14:paraId="2EF1F028" w14:textId="77777777" w:rsidTr="00124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8788B54" w14:textId="77777777" w:rsidR="00037083" w:rsidRPr="009B1C3A" w:rsidRDefault="00037083">
            <w:pPr>
              <w:spacing w:after="100" w:afterAutospacing="1" w:line="288" w:lineRule="auto"/>
              <w:jc w:val="center"/>
              <w:rPr>
                <w:rFonts w:ascii="Times New Roman" w:eastAsia="Times New Roman" w:hAnsi="Times New Roman"/>
                <w:sz w:val="24"/>
                <w:szCs w:val="24"/>
                <w:rPrChange w:id="1057" w:author="Tran Dang" w:date="2024-12-22T20:41:00Z">
                  <w:rPr>
                    <w:rFonts w:ascii="Times New Roman" w:eastAsia="Times New Roman" w:hAnsi="Times New Roman"/>
                    <w:b w:val="0"/>
                    <w:bCs w:val="0"/>
                    <w:sz w:val="26"/>
                  </w:rPr>
                </w:rPrChange>
              </w:rPr>
              <w:pPrChange w:id="1058" w:author="Tran Dang" w:date="2024-12-22T20:42:00Z">
                <w:pPr>
                  <w:spacing w:after="120" w:line="312" w:lineRule="auto"/>
                  <w:ind w:right="-6"/>
                  <w:jc w:val="center"/>
                </w:pPr>
              </w:pPrChange>
            </w:pPr>
            <w:r w:rsidRPr="009B1C3A">
              <w:rPr>
                <w:rFonts w:ascii="Times New Roman" w:eastAsia="Times New Roman" w:hAnsi="Times New Roman"/>
                <w:sz w:val="24"/>
                <w:szCs w:val="24"/>
                <w:rPrChange w:id="1059" w:author="Tran Dang" w:date="2024-12-22T20:41:00Z">
                  <w:rPr>
                    <w:rFonts w:ascii="Times New Roman" w:eastAsia="Times New Roman" w:hAnsi="Times New Roman"/>
                    <w:sz w:val="26"/>
                  </w:rPr>
                </w:rPrChange>
              </w:rPr>
              <w:t>STT</w:t>
            </w:r>
          </w:p>
        </w:tc>
        <w:tc>
          <w:tcPr>
            <w:tcW w:w="2268" w:type="dxa"/>
          </w:tcPr>
          <w:p w14:paraId="2385E95D" w14:textId="77777777" w:rsidR="00037083" w:rsidRPr="009B1C3A" w:rsidRDefault="00037083">
            <w:pPr>
              <w:spacing w:after="100" w:afterAutospacing="1"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060" w:author="Tran Dang" w:date="2024-12-22T20:41:00Z">
                  <w:rPr>
                    <w:rFonts w:ascii="Times New Roman" w:eastAsia="Times New Roman" w:hAnsi="Times New Roman"/>
                    <w:b w:val="0"/>
                    <w:bCs w:val="0"/>
                    <w:sz w:val="26"/>
                  </w:rPr>
                </w:rPrChange>
              </w:rPr>
              <w:pPrChange w:id="1061"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062" w:author="Tran Dang" w:date="2024-12-22T20:41:00Z">
                  <w:rPr>
                    <w:rFonts w:ascii="Times New Roman" w:eastAsia="Times New Roman" w:hAnsi="Times New Roman"/>
                    <w:sz w:val="26"/>
                  </w:rPr>
                </w:rPrChange>
              </w:rPr>
              <w:t>Tên thuộc tính</w:t>
            </w:r>
          </w:p>
        </w:tc>
        <w:tc>
          <w:tcPr>
            <w:tcW w:w="2410" w:type="dxa"/>
          </w:tcPr>
          <w:p w14:paraId="63565213" w14:textId="77777777" w:rsidR="00037083" w:rsidRPr="009B1C3A" w:rsidRDefault="00037083">
            <w:pPr>
              <w:spacing w:after="100" w:afterAutospacing="1"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063" w:author="Tran Dang" w:date="2024-12-22T20:41:00Z">
                  <w:rPr>
                    <w:rFonts w:ascii="Times New Roman" w:eastAsia="Times New Roman" w:hAnsi="Times New Roman"/>
                    <w:b w:val="0"/>
                    <w:bCs w:val="0"/>
                    <w:sz w:val="26"/>
                  </w:rPr>
                </w:rPrChange>
              </w:rPr>
              <w:pPrChange w:id="1064"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065" w:author="Tran Dang" w:date="2024-12-22T20:41:00Z">
                  <w:rPr>
                    <w:rFonts w:ascii="Times New Roman" w:eastAsia="Times New Roman" w:hAnsi="Times New Roman"/>
                    <w:sz w:val="26"/>
                  </w:rPr>
                </w:rPrChange>
              </w:rPr>
              <w:t>Kiểu dữ liệu</w:t>
            </w:r>
          </w:p>
        </w:tc>
        <w:tc>
          <w:tcPr>
            <w:tcW w:w="2971" w:type="dxa"/>
          </w:tcPr>
          <w:p w14:paraId="01979313" w14:textId="77777777" w:rsidR="00037083" w:rsidRPr="009B1C3A" w:rsidRDefault="00037083">
            <w:pPr>
              <w:spacing w:after="100" w:afterAutospacing="1"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066" w:author="Tran Dang" w:date="2024-12-22T20:41:00Z">
                  <w:rPr>
                    <w:rFonts w:ascii="Times New Roman" w:eastAsia="Times New Roman" w:hAnsi="Times New Roman"/>
                    <w:b w:val="0"/>
                    <w:bCs w:val="0"/>
                    <w:sz w:val="26"/>
                  </w:rPr>
                </w:rPrChange>
              </w:rPr>
              <w:pPrChange w:id="1067"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068" w:author="Tran Dang" w:date="2024-12-22T20:41:00Z">
                  <w:rPr>
                    <w:rFonts w:ascii="Times New Roman" w:eastAsia="Times New Roman" w:hAnsi="Times New Roman"/>
                    <w:sz w:val="26"/>
                  </w:rPr>
                </w:rPrChange>
              </w:rPr>
              <w:t>Mô tả</w:t>
            </w:r>
          </w:p>
        </w:tc>
      </w:tr>
      <w:tr w:rsidR="00124C1F" w14:paraId="2019CBE4" w14:textId="77777777" w:rsidTr="00124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97077A" w14:textId="77777777" w:rsidR="00037083" w:rsidRPr="007F46F9" w:rsidRDefault="00037083">
            <w:pPr>
              <w:spacing w:after="100" w:afterAutospacing="1" w:line="288" w:lineRule="auto"/>
              <w:jc w:val="center"/>
              <w:rPr>
                <w:rFonts w:ascii="Times New Roman" w:eastAsia="Times New Roman" w:hAnsi="Times New Roman"/>
                <w:b w:val="0"/>
                <w:sz w:val="24"/>
                <w:szCs w:val="24"/>
                <w:rPrChange w:id="1069" w:author="Tran Dang" w:date="2024-12-22T20:40:00Z">
                  <w:rPr>
                    <w:rFonts w:ascii="Times New Roman" w:eastAsia="Times New Roman" w:hAnsi="Times New Roman"/>
                    <w:sz w:val="26"/>
                  </w:rPr>
                </w:rPrChange>
              </w:rPr>
              <w:pPrChange w:id="1070"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071" w:author="Tran Dang" w:date="2024-12-22T20:40:00Z">
                  <w:rPr>
                    <w:rFonts w:ascii="Times New Roman" w:eastAsia="Times New Roman" w:hAnsi="Times New Roman"/>
                    <w:sz w:val="26"/>
                  </w:rPr>
                </w:rPrChange>
              </w:rPr>
              <w:t>1</w:t>
            </w:r>
          </w:p>
        </w:tc>
        <w:tc>
          <w:tcPr>
            <w:tcW w:w="2268" w:type="dxa"/>
          </w:tcPr>
          <w:p w14:paraId="4706833D" w14:textId="4E441DAC" w:rsidR="00037083" w:rsidRPr="00DE1043"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072" w:author="Tran Dang" w:date="2024-12-22T20:40:00Z">
                  <w:rPr>
                    <w:rFonts w:ascii="Times New Roman" w:eastAsia="Times New Roman" w:hAnsi="Times New Roman"/>
                    <w:sz w:val="26"/>
                  </w:rPr>
                </w:rPrChange>
              </w:rPr>
              <w:pPrChange w:id="1073"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DE1043">
              <w:rPr>
                <w:rFonts w:ascii="Times New Roman" w:eastAsia="Times New Roman" w:hAnsi="Times New Roman"/>
                <w:sz w:val="24"/>
                <w:szCs w:val="24"/>
                <w:rPrChange w:id="1074" w:author="Tran Dang" w:date="2024-12-22T20:40:00Z">
                  <w:rPr>
                    <w:rFonts w:ascii="Times New Roman" w:eastAsia="Times New Roman" w:hAnsi="Times New Roman"/>
                    <w:sz w:val="26"/>
                  </w:rPr>
                </w:rPrChange>
              </w:rPr>
              <w:t>AccountId</w:t>
            </w:r>
          </w:p>
        </w:tc>
        <w:tc>
          <w:tcPr>
            <w:tcW w:w="2410" w:type="dxa"/>
          </w:tcPr>
          <w:p w14:paraId="5FE587EC" w14:textId="77777777" w:rsidR="00037083" w:rsidRPr="00DE1043"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075" w:author="Tran Dang" w:date="2024-12-22T20:40:00Z">
                  <w:rPr>
                    <w:rFonts w:ascii="Times New Roman" w:eastAsia="Times New Roman" w:hAnsi="Times New Roman"/>
                    <w:sz w:val="26"/>
                  </w:rPr>
                </w:rPrChange>
              </w:rPr>
              <w:pPrChange w:id="1076"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DE1043">
              <w:rPr>
                <w:rFonts w:ascii="Times New Roman" w:eastAsia="Times New Roman" w:hAnsi="Times New Roman"/>
                <w:sz w:val="24"/>
                <w:szCs w:val="24"/>
                <w:rPrChange w:id="1077" w:author="Tran Dang" w:date="2024-12-22T20:40:00Z">
                  <w:rPr>
                    <w:rFonts w:ascii="Times New Roman" w:eastAsia="Times New Roman" w:hAnsi="Times New Roman"/>
                    <w:sz w:val="26"/>
                  </w:rPr>
                </w:rPrChange>
              </w:rPr>
              <w:t>int</w:t>
            </w:r>
          </w:p>
        </w:tc>
        <w:tc>
          <w:tcPr>
            <w:tcW w:w="2971" w:type="dxa"/>
          </w:tcPr>
          <w:p w14:paraId="039C5948" w14:textId="5263C2A0" w:rsidR="00037083" w:rsidRPr="00DE1043"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078" w:author="Tran Dang" w:date="2024-12-22T20:40:00Z">
                  <w:rPr>
                    <w:rFonts w:ascii="Times New Roman" w:eastAsia="Times New Roman" w:hAnsi="Times New Roman"/>
                    <w:sz w:val="26"/>
                  </w:rPr>
                </w:rPrChange>
              </w:rPr>
              <w:pPrChange w:id="1079"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DE1043">
              <w:rPr>
                <w:rFonts w:ascii="Times New Roman" w:eastAsia="Times New Roman" w:hAnsi="Times New Roman"/>
                <w:sz w:val="24"/>
                <w:szCs w:val="24"/>
                <w:rPrChange w:id="1080" w:author="Tran Dang" w:date="2024-12-22T20:40:00Z">
                  <w:rPr>
                    <w:rFonts w:ascii="Times New Roman" w:eastAsia="Times New Roman" w:hAnsi="Times New Roman"/>
                    <w:sz w:val="26"/>
                  </w:rPr>
                </w:rPrChange>
              </w:rPr>
              <w:t>Mã tài khoản</w:t>
            </w:r>
          </w:p>
        </w:tc>
      </w:tr>
      <w:tr w:rsidR="00037083" w14:paraId="641B6766" w14:textId="77777777" w:rsidTr="00124C1F">
        <w:tblPrEx>
          <w:tblW w:w="0" w:type="auto"/>
          <w:tblPrExChange w:id="1081" w:author="Tran Dang" w:date="2024-12-22T20:35:00Z">
            <w:tblPrEx>
              <w:tblW w:w="0" w:type="auto"/>
            </w:tblPrEx>
          </w:tblPrExChange>
        </w:tblPrEx>
        <w:tc>
          <w:tcPr>
            <w:cnfStyle w:val="001000000000" w:firstRow="0" w:lastRow="0" w:firstColumn="1" w:lastColumn="0" w:oddVBand="0" w:evenVBand="0" w:oddHBand="0" w:evenHBand="0" w:firstRowFirstColumn="0" w:firstRowLastColumn="0" w:lastRowFirstColumn="0" w:lastRowLastColumn="0"/>
            <w:tcW w:w="0" w:type="dxa"/>
            <w:tcPrChange w:id="1082" w:author="Tran Dang" w:date="2024-12-22T20:35:00Z">
              <w:tcPr>
                <w:tcW w:w="1413" w:type="dxa"/>
              </w:tcPr>
            </w:tcPrChange>
          </w:tcPr>
          <w:p w14:paraId="18AFAE2A" w14:textId="77777777" w:rsidR="00037083" w:rsidRPr="007F46F9" w:rsidRDefault="00037083">
            <w:pPr>
              <w:spacing w:after="100" w:afterAutospacing="1" w:line="288" w:lineRule="auto"/>
              <w:jc w:val="center"/>
              <w:rPr>
                <w:rFonts w:ascii="Times New Roman" w:eastAsia="Times New Roman" w:hAnsi="Times New Roman"/>
                <w:b w:val="0"/>
                <w:sz w:val="24"/>
                <w:szCs w:val="24"/>
                <w:rPrChange w:id="1083" w:author="Tran Dang" w:date="2024-12-22T20:40:00Z">
                  <w:rPr>
                    <w:rFonts w:ascii="Times New Roman" w:eastAsia="Times New Roman" w:hAnsi="Times New Roman"/>
                    <w:sz w:val="26"/>
                  </w:rPr>
                </w:rPrChange>
              </w:rPr>
              <w:pPrChange w:id="1084"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085" w:author="Tran Dang" w:date="2024-12-22T20:40:00Z">
                  <w:rPr>
                    <w:rFonts w:ascii="Times New Roman" w:eastAsia="Times New Roman" w:hAnsi="Times New Roman"/>
                    <w:sz w:val="26"/>
                  </w:rPr>
                </w:rPrChange>
              </w:rPr>
              <w:t>2</w:t>
            </w:r>
          </w:p>
        </w:tc>
        <w:tc>
          <w:tcPr>
            <w:tcW w:w="0" w:type="dxa"/>
            <w:tcPrChange w:id="1086" w:author="Tran Dang" w:date="2024-12-22T20:35:00Z">
              <w:tcPr>
                <w:tcW w:w="2268" w:type="dxa"/>
              </w:tcPr>
            </w:tcPrChange>
          </w:tcPr>
          <w:p w14:paraId="26B94DE9" w14:textId="2B7E7821" w:rsidR="00037083" w:rsidRPr="00DE1043" w:rsidRDefault="00037083">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087" w:author="Tran Dang" w:date="2024-12-22T20:40:00Z">
                  <w:rPr>
                    <w:rFonts w:ascii="Times New Roman" w:eastAsia="Times New Roman" w:hAnsi="Times New Roman"/>
                    <w:sz w:val="26"/>
                  </w:rPr>
                </w:rPrChange>
              </w:rPr>
              <w:pPrChange w:id="1088"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1089" w:author="Tran Dang" w:date="2024-12-22T20:40:00Z">
                  <w:rPr>
                    <w:rFonts w:ascii="Times New Roman" w:eastAsia="Times New Roman" w:hAnsi="Times New Roman"/>
                    <w:sz w:val="26"/>
                  </w:rPr>
                </w:rPrChange>
              </w:rPr>
              <w:t>UserName</w:t>
            </w:r>
          </w:p>
        </w:tc>
        <w:tc>
          <w:tcPr>
            <w:tcW w:w="0" w:type="dxa"/>
            <w:tcPrChange w:id="1090" w:author="Tran Dang" w:date="2024-12-22T20:35:00Z">
              <w:tcPr>
                <w:tcW w:w="2410" w:type="dxa"/>
              </w:tcPr>
            </w:tcPrChange>
          </w:tcPr>
          <w:p w14:paraId="2DEEB684" w14:textId="77777777" w:rsidR="00037083" w:rsidRPr="00DE1043" w:rsidRDefault="00037083">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091" w:author="Tran Dang" w:date="2024-12-22T20:40:00Z">
                  <w:rPr>
                    <w:rFonts w:ascii="Times New Roman" w:eastAsia="Times New Roman" w:hAnsi="Times New Roman"/>
                    <w:sz w:val="26"/>
                  </w:rPr>
                </w:rPrChange>
              </w:rPr>
              <w:pPrChange w:id="1092"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1093" w:author="Tran Dang" w:date="2024-12-22T20:40:00Z">
                  <w:rPr>
                    <w:rFonts w:ascii="Times New Roman" w:eastAsia="Times New Roman" w:hAnsi="Times New Roman"/>
                    <w:sz w:val="26"/>
                  </w:rPr>
                </w:rPrChange>
              </w:rPr>
              <w:t>nvarchar(MAX)</w:t>
            </w:r>
          </w:p>
        </w:tc>
        <w:tc>
          <w:tcPr>
            <w:tcW w:w="0" w:type="dxa"/>
            <w:tcPrChange w:id="1094" w:author="Tran Dang" w:date="2024-12-22T20:35:00Z">
              <w:tcPr>
                <w:tcW w:w="2971" w:type="dxa"/>
              </w:tcPr>
            </w:tcPrChange>
          </w:tcPr>
          <w:p w14:paraId="39DCBBBF" w14:textId="6FC7559E" w:rsidR="00037083" w:rsidRPr="00DE1043" w:rsidRDefault="00037083">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095" w:author="Tran Dang" w:date="2024-12-22T20:40:00Z">
                  <w:rPr>
                    <w:rFonts w:ascii="Times New Roman" w:eastAsia="Times New Roman" w:hAnsi="Times New Roman"/>
                    <w:sz w:val="26"/>
                  </w:rPr>
                </w:rPrChange>
              </w:rPr>
              <w:pPrChange w:id="1096"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DE1043">
              <w:rPr>
                <w:rFonts w:ascii="Times New Roman" w:eastAsia="Times New Roman" w:hAnsi="Times New Roman"/>
                <w:sz w:val="24"/>
                <w:szCs w:val="24"/>
                <w:rPrChange w:id="1097" w:author="Tran Dang" w:date="2024-12-22T20:40:00Z">
                  <w:rPr>
                    <w:rFonts w:ascii="Times New Roman" w:eastAsia="Times New Roman" w:hAnsi="Times New Roman"/>
                    <w:sz w:val="26"/>
                  </w:rPr>
                </w:rPrChange>
              </w:rPr>
              <w:t>Tên tài khoản</w:t>
            </w:r>
          </w:p>
        </w:tc>
      </w:tr>
      <w:tr w:rsidR="00124C1F" w14:paraId="204D2ABB" w14:textId="77777777" w:rsidTr="00124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5AAC2B" w14:textId="77777777" w:rsidR="00037083" w:rsidRPr="007F46F9" w:rsidRDefault="00037083">
            <w:pPr>
              <w:spacing w:after="100" w:afterAutospacing="1" w:line="288" w:lineRule="auto"/>
              <w:jc w:val="center"/>
              <w:rPr>
                <w:rFonts w:ascii="Times New Roman" w:eastAsia="Times New Roman" w:hAnsi="Times New Roman"/>
                <w:b w:val="0"/>
                <w:sz w:val="24"/>
                <w:szCs w:val="24"/>
                <w:rPrChange w:id="1098" w:author="Tran Dang" w:date="2024-12-22T20:41:00Z">
                  <w:rPr>
                    <w:rFonts w:ascii="Times New Roman" w:eastAsia="Times New Roman" w:hAnsi="Times New Roman"/>
                    <w:sz w:val="26"/>
                  </w:rPr>
                </w:rPrChange>
              </w:rPr>
              <w:pPrChange w:id="1099"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100" w:author="Tran Dang" w:date="2024-12-22T20:41:00Z">
                  <w:rPr>
                    <w:rFonts w:ascii="Times New Roman" w:eastAsia="Times New Roman" w:hAnsi="Times New Roman"/>
                    <w:sz w:val="26"/>
                  </w:rPr>
                </w:rPrChange>
              </w:rPr>
              <w:t>3</w:t>
            </w:r>
          </w:p>
        </w:tc>
        <w:tc>
          <w:tcPr>
            <w:tcW w:w="2268" w:type="dxa"/>
          </w:tcPr>
          <w:p w14:paraId="538BA79D" w14:textId="6B016EFA" w:rsidR="00037083" w:rsidRPr="009B1C3A"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101" w:author="Tran Dang" w:date="2024-12-22T20:41:00Z">
                  <w:rPr>
                    <w:rFonts w:ascii="Times New Roman" w:eastAsia="Times New Roman" w:hAnsi="Times New Roman"/>
                    <w:sz w:val="26"/>
                  </w:rPr>
                </w:rPrChange>
              </w:rPr>
              <w:pPrChange w:id="1102"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103" w:author="Tran Dang" w:date="2024-12-22T20:41:00Z">
                  <w:rPr>
                    <w:rFonts w:ascii="Times New Roman" w:eastAsia="Times New Roman" w:hAnsi="Times New Roman"/>
                    <w:sz w:val="26"/>
                  </w:rPr>
                </w:rPrChange>
              </w:rPr>
              <w:t>Password</w:t>
            </w:r>
          </w:p>
        </w:tc>
        <w:tc>
          <w:tcPr>
            <w:tcW w:w="2410" w:type="dxa"/>
          </w:tcPr>
          <w:p w14:paraId="2FAA2281" w14:textId="11ED7491" w:rsidR="00037083" w:rsidRPr="009B1C3A" w:rsidRDefault="00DE104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104" w:author="Tran Dang" w:date="2024-12-22T20:41:00Z">
                  <w:rPr>
                    <w:rFonts w:ascii="Times New Roman" w:eastAsia="Times New Roman" w:hAnsi="Times New Roman"/>
                    <w:sz w:val="26"/>
                  </w:rPr>
                </w:rPrChange>
              </w:rPr>
              <w:pPrChange w:id="1105"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ins w:id="1106" w:author="Tran Dang" w:date="2024-12-22T20:40:00Z">
              <w:r w:rsidRPr="009B1C3A">
                <w:rPr>
                  <w:rFonts w:ascii="Times New Roman" w:eastAsia="Times New Roman" w:hAnsi="Times New Roman"/>
                  <w:sz w:val="24"/>
                  <w:szCs w:val="24"/>
                </w:rPr>
                <w:t>n</w:t>
              </w:r>
            </w:ins>
            <w:del w:id="1107" w:author="Tran Dang" w:date="2024-12-22T20:40:00Z">
              <w:r w:rsidR="00037083" w:rsidRPr="009B1C3A" w:rsidDel="00DE1043">
                <w:rPr>
                  <w:rFonts w:ascii="Times New Roman" w:eastAsia="Times New Roman" w:hAnsi="Times New Roman"/>
                  <w:sz w:val="24"/>
                  <w:szCs w:val="24"/>
                  <w:rPrChange w:id="1108" w:author="Tran Dang" w:date="2024-12-22T20:41:00Z">
                    <w:rPr>
                      <w:rFonts w:ascii="Times New Roman" w:eastAsia="Times New Roman" w:hAnsi="Times New Roman"/>
                      <w:sz w:val="26"/>
                    </w:rPr>
                  </w:rPrChange>
                </w:rPr>
                <w:delText>N</w:delText>
              </w:r>
            </w:del>
            <w:r w:rsidR="00037083" w:rsidRPr="009B1C3A">
              <w:rPr>
                <w:rFonts w:ascii="Times New Roman" w:eastAsia="Times New Roman" w:hAnsi="Times New Roman"/>
                <w:sz w:val="24"/>
                <w:szCs w:val="24"/>
                <w:rPrChange w:id="1109" w:author="Tran Dang" w:date="2024-12-22T20:41:00Z">
                  <w:rPr>
                    <w:rFonts w:ascii="Times New Roman" w:eastAsia="Times New Roman" w:hAnsi="Times New Roman"/>
                    <w:sz w:val="26"/>
                  </w:rPr>
                </w:rPrChange>
              </w:rPr>
              <w:t>varchar(MAX)</w:t>
            </w:r>
          </w:p>
        </w:tc>
        <w:tc>
          <w:tcPr>
            <w:tcW w:w="2971" w:type="dxa"/>
          </w:tcPr>
          <w:p w14:paraId="2CFA7AFE" w14:textId="3EA6C32D" w:rsidR="00037083" w:rsidRPr="009B1C3A"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110" w:author="Tran Dang" w:date="2024-12-22T20:41:00Z">
                  <w:rPr>
                    <w:rFonts w:ascii="Times New Roman" w:eastAsia="Times New Roman" w:hAnsi="Times New Roman"/>
                    <w:sz w:val="26"/>
                  </w:rPr>
                </w:rPrChange>
              </w:rPr>
              <w:pPrChange w:id="1111"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112" w:author="Tran Dang" w:date="2024-12-22T20:41:00Z">
                  <w:rPr>
                    <w:rFonts w:ascii="Times New Roman" w:eastAsia="Times New Roman" w:hAnsi="Times New Roman"/>
                    <w:sz w:val="26"/>
                  </w:rPr>
                </w:rPrChange>
              </w:rPr>
              <w:t>Mật khẩu</w:t>
            </w:r>
          </w:p>
        </w:tc>
      </w:tr>
      <w:tr w:rsidR="00037083" w14:paraId="190B4590" w14:textId="77777777" w:rsidTr="00124C1F">
        <w:tblPrEx>
          <w:tblW w:w="0" w:type="auto"/>
          <w:tblPrExChange w:id="1113" w:author="Tran Dang" w:date="2024-12-22T20:35:00Z">
            <w:tblPrEx>
              <w:tblW w:w="0" w:type="auto"/>
            </w:tblPrEx>
          </w:tblPrExChange>
        </w:tblPrEx>
        <w:tc>
          <w:tcPr>
            <w:cnfStyle w:val="001000000000" w:firstRow="0" w:lastRow="0" w:firstColumn="1" w:lastColumn="0" w:oddVBand="0" w:evenVBand="0" w:oddHBand="0" w:evenHBand="0" w:firstRowFirstColumn="0" w:firstRowLastColumn="0" w:lastRowFirstColumn="0" w:lastRowLastColumn="0"/>
            <w:tcW w:w="0" w:type="dxa"/>
            <w:tcPrChange w:id="1114" w:author="Tran Dang" w:date="2024-12-22T20:35:00Z">
              <w:tcPr>
                <w:tcW w:w="1413" w:type="dxa"/>
              </w:tcPr>
            </w:tcPrChange>
          </w:tcPr>
          <w:p w14:paraId="4B6D1436" w14:textId="77777777" w:rsidR="00037083" w:rsidRPr="007F46F9" w:rsidRDefault="00037083">
            <w:pPr>
              <w:spacing w:after="100" w:afterAutospacing="1" w:line="288" w:lineRule="auto"/>
              <w:jc w:val="center"/>
              <w:rPr>
                <w:rFonts w:ascii="Times New Roman" w:eastAsia="Times New Roman" w:hAnsi="Times New Roman"/>
                <w:b w:val="0"/>
                <w:sz w:val="24"/>
                <w:szCs w:val="24"/>
                <w:rPrChange w:id="1115" w:author="Tran Dang" w:date="2024-12-22T20:41:00Z">
                  <w:rPr>
                    <w:rFonts w:ascii="Times New Roman" w:eastAsia="Times New Roman" w:hAnsi="Times New Roman"/>
                    <w:sz w:val="26"/>
                  </w:rPr>
                </w:rPrChange>
              </w:rPr>
              <w:pPrChange w:id="1116"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117" w:author="Tran Dang" w:date="2024-12-22T20:41:00Z">
                  <w:rPr>
                    <w:rFonts w:ascii="Times New Roman" w:eastAsia="Times New Roman" w:hAnsi="Times New Roman"/>
                    <w:sz w:val="26"/>
                  </w:rPr>
                </w:rPrChange>
              </w:rPr>
              <w:t>4</w:t>
            </w:r>
          </w:p>
        </w:tc>
        <w:tc>
          <w:tcPr>
            <w:tcW w:w="0" w:type="dxa"/>
            <w:tcPrChange w:id="1118" w:author="Tran Dang" w:date="2024-12-22T20:35:00Z">
              <w:tcPr>
                <w:tcW w:w="2268" w:type="dxa"/>
              </w:tcPr>
            </w:tcPrChange>
          </w:tcPr>
          <w:p w14:paraId="32AD3203" w14:textId="1485B295" w:rsidR="00037083" w:rsidRPr="009B1C3A" w:rsidRDefault="00037083">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19" w:author="Tran Dang" w:date="2024-12-22T20:41:00Z">
                  <w:rPr>
                    <w:rFonts w:ascii="Times New Roman" w:eastAsia="Times New Roman" w:hAnsi="Times New Roman"/>
                    <w:sz w:val="26"/>
                  </w:rPr>
                </w:rPrChange>
              </w:rPr>
              <w:pPrChange w:id="1120"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121" w:author="Tran Dang" w:date="2024-12-22T20:41:00Z">
                  <w:rPr>
                    <w:rFonts w:ascii="Times New Roman" w:eastAsia="Times New Roman" w:hAnsi="Times New Roman"/>
                    <w:sz w:val="26"/>
                  </w:rPr>
                </w:rPrChange>
              </w:rPr>
              <w:t>CreaDate</w:t>
            </w:r>
          </w:p>
        </w:tc>
        <w:tc>
          <w:tcPr>
            <w:tcW w:w="0" w:type="dxa"/>
            <w:tcPrChange w:id="1122" w:author="Tran Dang" w:date="2024-12-22T20:35:00Z">
              <w:tcPr>
                <w:tcW w:w="2410" w:type="dxa"/>
              </w:tcPr>
            </w:tcPrChange>
          </w:tcPr>
          <w:p w14:paraId="39646120" w14:textId="5831EBA6" w:rsidR="00037083" w:rsidRPr="009B1C3A" w:rsidRDefault="00037083">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23" w:author="Tran Dang" w:date="2024-12-22T20:41:00Z">
                  <w:rPr>
                    <w:rFonts w:ascii="Times New Roman" w:eastAsia="Times New Roman" w:hAnsi="Times New Roman"/>
                    <w:sz w:val="26"/>
                  </w:rPr>
                </w:rPrChange>
              </w:rPr>
              <w:pPrChange w:id="1124"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125" w:author="Tran Dang" w:date="2024-12-22T20:41:00Z">
                  <w:rPr>
                    <w:rFonts w:ascii="Times New Roman" w:eastAsia="Times New Roman" w:hAnsi="Times New Roman"/>
                    <w:sz w:val="26"/>
                  </w:rPr>
                </w:rPrChange>
              </w:rPr>
              <w:t>DateTime</w:t>
            </w:r>
          </w:p>
        </w:tc>
        <w:tc>
          <w:tcPr>
            <w:tcW w:w="0" w:type="dxa"/>
            <w:tcPrChange w:id="1126" w:author="Tran Dang" w:date="2024-12-22T20:35:00Z">
              <w:tcPr>
                <w:tcW w:w="2971" w:type="dxa"/>
              </w:tcPr>
            </w:tcPrChange>
          </w:tcPr>
          <w:p w14:paraId="5AEEDFC4" w14:textId="54CB89C9" w:rsidR="00037083" w:rsidRPr="009B1C3A" w:rsidRDefault="00037083">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27" w:author="Tran Dang" w:date="2024-12-22T20:41:00Z">
                  <w:rPr>
                    <w:rFonts w:ascii="Times New Roman" w:eastAsia="Times New Roman" w:hAnsi="Times New Roman"/>
                    <w:sz w:val="26"/>
                  </w:rPr>
                </w:rPrChange>
              </w:rPr>
              <w:pPrChange w:id="1128"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129" w:author="Tran Dang" w:date="2024-12-22T20:41:00Z">
                  <w:rPr>
                    <w:rFonts w:ascii="Times New Roman" w:eastAsia="Times New Roman" w:hAnsi="Times New Roman"/>
                    <w:sz w:val="26"/>
                  </w:rPr>
                </w:rPrChange>
              </w:rPr>
              <w:t>Ngày lập</w:t>
            </w:r>
          </w:p>
        </w:tc>
      </w:tr>
      <w:tr w:rsidR="00124C1F" w14:paraId="14E0C069" w14:textId="77777777" w:rsidTr="00124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29A13C" w14:textId="3DCE5A3B" w:rsidR="00037083" w:rsidRPr="007F46F9" w:rsidRDefault="00037083">
            <w:pPr>
              <w:spacing w:after="100" w:afterAutospacing="1" w:line="288" w:lineRule="auto"/>
              <w:jc w:val="center"/>
              <w:rPr>
                <w:rFonts w:ascii="Times New Roman" w:eastAsia="Times New Roman" w:hAnsi="Times New Roman"/>
                <w:b w:val="0"/>
                <w:sz w:val="24"/>
                <w:szCs w:val="24"/>
                <w:rPrChange w:id="1130" w:author="Tran Dang" w:date="2024-12-22T20:41:00Z">
                  <w:rPr>
                    <w:rFonts w:ascii="Times New Roman" w:eastAsia="Times New Roman" w:hAnsi="Times New Roman"/>
                    <w:sz w:val="26"/>
                  </w:rPr>
                </w:rPrChange>
              </w:rPr>
              <w:pPrChange w:id="1131"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132" w:author="Tran Dang" w:date="2024-12-22T20:41:00Z">
                  <w:rPr>
                    <w:rFonts w:ascii="Times New Roman" w:eastAsia="Times New Roman" w:hAnsi="Times New Roman"/>
                    <w:sz w:val="26"/>
                  </w:rPr>
                </w:rPrChange>
              </w:rPr>
              <w:t>5</w:t>
            </w:r>
          </w:p>
        </w:tc>
        <w:tc>
          <w:tcPr>
            <w:tcW w:w="2268" w:type="dxa"/>
          </w:tcPr>
          <w:p w14:paraId="231B44FA" w14:textId="77777777" w:rsidR="00037083" w:rsidRPr="009B1C3A"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133" w:author="Tran Dang" w:date="2024-12-22T20:41:00Z">
                  <w:rPr>
                    <w:rFonts w:ascii="Times New Roman" w:eastAsia="Times New Roman" w:hAnsi="Times New Roman"/>
                    <w:sz w:val="26"/>
                  </w:rPr>
                </w:rPrChange>
              </w:rPr>
              <w:pPrChange w:id="1134"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135" w:author="Tran Dang" w:date="2024-12-22T20:41:00Z">
                  <w:rPr>
                    <w:rFonts w:ascii="Times New Roman" w:eastAsia="Times New Roman" w:hAnsi="Times New Roman"/>
                    <w:sz w:val="26"/>
                  </w:rPr>
                </w:rPrChange>
              </w:rPr>
              <w:t>ModDate</w:t>
            </w:r>
          </w:p>
        </w:tc>
        <w:tc>
          <w:tcPr>
            <w:tcW w:w="2410" w:type="dxa"/>
          </w:tcPr>
          <w:p w14:paraId="6831FDEA" w14:textId="77777777" w:rsidR="00037083" w:rsidRPr="009B1C3A"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136" w:author="Tran Dang" w:date="2024-12-22T20:41:00Z">
                  <w:rPr>
                    <w:rFonts w:ascii="Times New Roman" w:eastAsia="Times New Roman" w:hAnsi="Times New Roman"/>
                    <w:sz w:val="26"/>
                  </w:rPr>
                </w:rPrChange>
              </w:rPr>
              <w:pPrChange w:id="1137"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138" w:author="Tran Dang" w:date="2024-12-22T20:41:00Z">
                  <w:rPr>
                    <w:rFonts w:ascii="Times New Roman" w:eastAsia="Times New Roman" w:hAnsi="Times New Roman"/>
                    <w:sz w:val="26"/>
                  </w:rPr>
                </w:rPrChange>
              </w:rPr>
              <w:t>Datetime</w:t>
            </w:r>
          </w:p>
        </w:tc>
        <w:tc>
          <w:tcPr>
            <w:tcW w:w="2971" w:type="dxa"/>
          </w:tcPr>
          <w:p w14:paraId="60E6E4B4" w14:textId="77777777" w:rsidR="00037083" w:rsidRPr="009B1C3A"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139" w:author="Tran Dang" w:date="2024-12-22T20:41:00Z">
                  <w:rPr>
                    <w:rFonts w:ascii="Times New Roman" w:eastAsia="Times New Roman" w:hAnsi="Times New Roman"/>
                    <w:sz w:val="26"/>
                  </w:rPr>
                </w:rPrChange>
              </w:rPr>
              <w:pPrChange w:id="1140"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141" w:author="Tran Dang" w:date="2024-12-22T20:41:00Z">
                  <w:rPr>
                    <w:rFonts w:ascii="Times New Roman" w:eastAsia="Times New Roman" w:hAnsi="Times New Roman"/>
                    <w:sz w:val="26"/>
                  </w:rPr>
                </w:rPrChange>
              </w:rPr>
              <w:t>Ngày chỉnh sửa</w:t>
            </w:r>
          </w:p>
        </w:tc>
      </w:tr>
      <w:tr w:rsidR="00037083" w14:paraId="5777EB30" w14:textId="77777777" w:rsidTr="00124C1F">
        <w:tblPrEx>
          <w:tblW w:w="0" w:type="auto"/>
          <w:tblPrExChange w:id="1142" w:author="Tran Dang" w:date="2024-12-22T20:36:00Z">
            <w:tblPrEx>
              <w:tblW w:w="0" w:type="auto"/>
            </w:tblPrEx>
          </w:tblPrExChange>
        </w:tblPrEx>
        <w:tc>
          <w:tcPr>
            <w:cnfStyle w:val="001000000000" w:firstRow="0" w:lastRow="0" w:firstColumn="1" w:lastColumn="0" w:oddVBand="0" w:evenVBand="0" w:oddHBand="0" w:evenHBand="0" w:firstRowFirstColumn="0" w:firstRowLastColumn="0" w:lastRowFirstColumn="0" w:lastRowLastColumn="0"/>
            <w:tcW w:w="0" w:type="dxa"/>
            <w:tcPrChange w:id="1143" w:author="Tran Dang" w:date="2024-12-22T20:36:00Z">
              <w:tcPr>
                <w:tcW w:w="1413" w:type="dxa"/>
              </w:tcPr>
            </w:tcPrChange>
          </w:tcPr>
          <w:p w14:paraId="0D4228A8" w14:textId="2C906A50" w:rsidR="00037083" w:rsidRPr="007F46F9" w:rsidRDefault="00037083">
            <w:pPr>
              <w:spacing w:after="100" w:afterAutospacing="1" w:line="288" w:lineRule="auto"/>
              <w:jc w:val="center"/>
              <w:rPr>
                <w:rFonts w:ascii="Times New Roman" w:eastAsia="Times New Roman" w:hAnsi="Times New Roman"/>
                <w:b w:val="0"/>
                <w:sz w:val="24"/>
                <w:szCs w:val="24"/>
                <w:rPrChange w:id="1144" w:author="Tran Dang" w:date="2024-12-22T20:41:00Z">
                  <w:rPr>
                    <w:rFonts w:ascii="Times New Roman" w:eastAsia="Times New Roman" w:hAnsi="Times New Roman"/>
                    <w:sz w:val="26"/>
                  </w:rPr>
                </w:rPrChange>
              </w:rPr>
              <w:pPrChange w:id="1145"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146" w:author="Tran Dang" w:date="2024-12-22T20:41:00Z">
                  <w:rPr>
                    <w:rFonts w:ascii="Times New Roman" w:eastAsia="Times New Roman" w:hAnsi="Times New Roman"/>
                    <w:sz w:val="26"/>
                  </w:rPr>
                </w:rPrChange>
              </w:rPr>
              <w:t>6</w:t>
            </w:r>
          </w:p>
        </w:tc>
        <w:tc>
          <w:tcPr>
            <w:tcW w:w="0" w:type="dxa"/>
            <w:tcPrChange w:id="1147" w:author="Tran Dang" w:date="2024-12-22T20:36:00Z">
              <w:tcPr>
                <w:tcW w:w="2268" w:type="dxa"/>
              </w:tcPr>
            </w:tcPrChange>
          </w:tcPr>
          <w:p w14:paraId="3E1E6476" w14:textId="77777777" w:rsidR="00037083" w:rsidRPr="009B1C3A" w:rsidRDefault="00037083">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48" w:author="Tran Dang" w:date="2024-12-22T20:41:00Z">
                  <w:rPr>
                    <w:rFonts w:ascii="Times New Roman" w:eastAsia="Times New Roman" w:hAnsi="Times New Roman"/>
                    <w:sz w:val="26"/>
                  </w:rPr>
                </w:rPrChange>
              </w:rPr>
              <w:pPrChange w:id="1149"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150" w:author="Tran Dang" w:date="2024-12-22T20:41:00Z">
                  <w:rPr>
                    <w:rFonts w:ascii="Times New Roman" w:eastAsia="Times New Roman" w:hAnsi="Times New Roman"/>
                    <w:sz w:val="26"/>
                  </w:rPr>
                </w:rPrChange>
              </w:rPr>
              <w:t>IsDeleted</w:t>
            </w:r>
          </w:p>
        </w:tc>
        <w:tc>
          <w:tcPr>
            <w:tcW w:w="0" w:type="dxa"/>
            <w:tcPrChange w:id="1151" w:author="Tran Dang" w:date="2024-12-22T20:36:00Z">
              <w:tcPr>
                <w:tcW w:w="2410" w:type="dxa"/>
              </w:tcPr>
            </w:tcPrChange>
          </w:tcPr>
          <w:p w14:paraId="2F00DBE2" w14:textId="77777777" w:rsidR="00037083" w:rsidRPr="009B1C3A" w:rsidRDefault="00037083">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52" w:author="Tran Dang" w:date="2024-12-22T20:41:00Z">
                  <w:rPr>
                    <w:rFonts w:ascii="Times New Roman" w:eastAsia="Times New Roman" w:hAnsi="Times New Roman"/>
                    <w:sz w:val="26"/>
                  </w:rPr>
                </w:rPrChange>
              </w:rPr>
              <w:pPrChange w:id="1153"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154" w:author="Tran Dang" w:date="2024-12-22T20:41:00Z">
                  <w:rPr>
                    <w:rFonts w:ascii="Times New Roman" w:eastAsia="Times New Roman" w:hAnsi="Times New Roman"/>
                    <w:sz w:val="26"/>
                  </w:rPr>
                </w:rPrChange>
              </w:rPr>
              <w:t>Bit</w:t>
            </w:r>
          </w:p>
        </w:tc>
        <w:tc>
          <w:tcPr>
            <w:tcW w:w="0" w:type="dxa"/>
            <w:vAlign w:val="center"/>
            <w:tcPrChange w:id="1155" w:author="Tran Dang" w:date="2024-12-22T20:36:00Z">
              <w:tcPr>
                <w:tcW w:w="2971" w:type="dxa"/>
              </w:tcPr>
            </w:tcPrChange>
          </w:tcPr>
          <w:p w14:paraId="4F003ED9" w14:textId="77777777" w:rsidR="00037083" w:rsidRPr="009B1C3A" w:rsidRDefault="00037083">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56" w:author="Tran Dang" w:date="2024-12-22T20:41:00Z">
                  <w:rPr>
                    <w:rFonts w:ascii="Times New Roman" w:eastAsia="Times New Roman" w:hAnsi="Times New Roman"/>
                    <w:sz w:val="26"/>
                  </w:rPr>
                </w:rPrChange>
              </w:rPr>
              <w:pPrChange w:id="1157"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158" w:author="Tran Dang" w:date="2024-12-22T20:41:00Z">
                  <w:rPr>
                    <w:rFonts w:ascii="Times New Roman" w:eastAsia="Times New Roman" w:hAnsi="Times New Roman"/>
                    <w:sz w:val="26"/>
                  </w:rPr>
                </w:rPrChange>
              </w:rPr>
              <w:t>Đã xóa</w:t>
            </w:r>
          </w:p>
        </w:tc>
      </w:tr>
      <w:tr w:rsidR="00124C1F" w14:paraId="16F494F9" w14:textId="77777777" w:rsidTr="00124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E8680E8" w14:textId="55002331" w:rsidR="00037083" w:rsidRPr="007F46F9" w:rsidRDefault="00037083">
            <w:pPr>
              <w:spacing w:after="100" w:afterAutospacing="1" w:line="288" w:lineRule="auto"/>
              <w:jc w:val="center"/>
              <w:rPr>
                <w:rFonts w:ascii="Times New Roman" w:eastAsia="Times New Roman" w:hAnsi="Times New Roman"/>
                <w:b w:val="0"/>
                <w:sz w:val="24"/>
                <w:szCs w:val="24"/>
                <w:rPrChange w:id="1159" w:author="Tran Dang" w:date="2024-12-22T20:41:00Z">
                  <w:rPr>
                    <w:rFonts w:ascii="Times New Roman" w:eastAsia="Times New Roman" w:hAnsi="Times New Roman"/>
                    <w:sz w:val="26"/>
                  </w:rPr>
                </w:rPrChange>
              </w:rPr>
              <w:pPrChange w:id="1160"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161" w:author="Tran Dang" w:date="2024-12-22T20:41:00Z">
                  <w:rPr>
                    <w:rFonts w:ascii="Times New Roman" w:eastAsia="Times New Roman" w:hAnsi="Times New Roman"/>
                    <w:sz w:val="26"/>
                  </w:rPr>
                </w:rPrChange>
              </w:rPr>
              <w:t>7</w:t>
            </w:r>
          </w:p>
        </w:tc>
        <w:tc>
          <w:tcPr>
            <w:tcW w:w="2268" w:type="dxa"/>
          </w:tcPr>
          <w:p w14:paraId="790C1068" w14:textId="06DAC1D3" w:rsidR="00037083" w:rsidRPr="009B1C3A"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162" w:author="Tran Dang" w:date="2024-12-22T20:41:00Z">
                  <w:rPr>
                    <w:rFonts w:ascii="Times New Roman" w:eastAsia="Times New Roman" w:hAnsi="Times New Roman"/>
                    <w:sz w:val="26"/>
                  </w:rPr>
                </w:rPrChange>
              </w:rPr>
              <w:pPrChange w:id="1163"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164" w:author="Tran Dang" w:date="2024-12-22T20:41:00Z">
                  <w:rPr>
                    <w:rFonts w:ascii="Times New Roman" w:eastAsia="Times New Roman" w:hAnsi="Times New Roman"/>
                    <w:sz w:val="26"/>
                  </w:rPr>
                </w:rPrChange>
              </w:rPr>
              <w:t>IsBan</w:t>
            </w:r>
          </w:p>
        </w:tc>
        <w:tc>
          <w:tcPr>
            <w:tcW w:w="2410" w:type="dxa"/>
          </w:tcPr>
          <w:p w14:paraId="5EDE5499" w14:textId="77C630C2" w:rsidR="00037083" w:rsidRPr="009B1C3A"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165" w:author="Tran Dang" w:date="2024-12-22T20:41:00Z">
                  <w:rPr>
                    <w:rFonts w:ascii="Times New Roman" w:eastAsia="Times New Roman" w:hAnsi="Times New Roman"/>
                    <w:sz w:val="26"/>
                  </w:rPr>
                </w:rPrChange>
              </w:rPr>
              <w:pPrChange w:id="1166"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167" w:author="Tran Dang" w:date="2024-12-22T20:41:00Z">
                  <w:rPr>
                    <w:rFonts w:ascii="Times New Roman" w:eastAsia="Times New Roman" w:hAnsi="Times New Roman"/>
                    <w:sz w:val="26"/>
                  </w:rPr>
                </w:rPrChange>
              </w:rPr>
              <w:t>Bit</w:t>
            </w:r>
          </w:p>
        </w:tc>
        <w:tc>
          <w:tcPr>
            <w:tcW w:w="2971" w:type="dxa"/>
          </w:tcPr>
          <w:p w14:paraId="1260644D" w14:textId="31D88841" w:rsidR="00037083" w:rsidRPr="009B1C3A" w:rsidRDefault="00037083">
            <w:pPr>
              <w:spacing w:after="100" w:afterAutospacing="1"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168" w:author="Tran Dang" w:date="2024-12-22T20:41:00Z">
                  <w:rPr>
                    <w:rFonts w:ascii="Times New Roman" w:eastAsia="Times New Roman" w:hAnsi="Times New Roman"/>
                    <w:sz w:val="26"/>
                  </w:rPr>
                </w:rPrChange>
              </w:rPr>
              <w:pPrChange w:id="1169"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170" w:author="Tran Dang" w:date="2024-12-22T20:41:00Z">
                  <w:rPr>
                    <w:rFonts w:ascii="Times New Roman" w:eastAsia="Times New Roman" w:hAnsi="Times New Roman"/>
                    <w:sz w:val="26"/>
                  </w:rPr>
                </w:rPrChange>
              </w:rPr>
              <w:t>Đã bị cấm</w:t>
            </w:r>
          </w:p>
        </w:tc>
      </w:tr>
      <w:tr w:rsidR="007A7A1B" w14:paraId="6DA76961" w14:textId="77777777" w:rsidTr="00124C1F">
        <w:tblPrEx>
          <w:tblW w:w="0" w:type="auto"/>
          <w:tblPrExChange w:id="1171" w:author="Tran Dang" w:date="2024-12-22T20:35:00Z">
            <w:tblPrEx>
              <w:tblW w:w="0" w:type="auto"/>
            </w:tblPrEx>
          </w:tblPrExChange>
        </w:tblPrEx>
        <w:tc>
          <w:tcPr>
            <w:cnfStyle w:val="001000000000" w:firstRow="0" w:lastRow="0" w:firstColumn="1" w:lastColumn="0" w:oddVBand="0" w:evenVBand="0" w:oddHBand="0" w:evenHBand="0" w:firstRowFirstColumn="0" w:firstRowLastColumn="0" w:lastRowFirstColumn="0" w:lastRowLastColumn="0"/>
            <w:tcW w:w="0" w:type="dxa"/>
            <w:tcPrChange w:id="1172" w:author="Tran Dang" w:date="2024-12-22T20:35:00Z">
              <w:tcPr>
                <w:tcW w:w="1413" w:type="dxa"/>
              </w:tcPr>
            </w:tcPrChange>
          </w:tcPr>
          <w:p w14:paraId="324633F8" w14:textId="4A82AEBD" w:rsidR="007A7A1B" w:rsidRPr="007F46F9" w:rsidRDefault="007A7A1B">
            <w:pPr>
              <w:spacing w:after="100" w:afterAutospacing="1" w:line="288" w:lineRule="auto"/>
              <w:jc w:val="center"/>
              <w:rPr>
                <w:rFonts w:ascii="Times New Roman" w:eastAsia="Times New Roman" w:hAnsi="Times New Roman"/>
                <w:b w:val="0"/>
                <w:sz w:val="24"/>
                <w:szCs w:val="24"/>
                <w:rPrChange w:id="1173" w:author="Tran Dang" w:date="2024-12-22T20:41:00Z">
                  <w:rPr>
                    <w:rFonts w:ascii="Times New Roman" w:eastAsia="Times New Roman" w:hAnsi="Times New Roman"/>
                    <w:sz w:val="26"/>
                  </w:rPr>
                </w:rPrChange>
              </w:rPr>
              <w:pPrChange w:id="1174"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175" w:author="Tran Dang" w:date="2024-12-22T20:41:00Z">
                  <w:rPr>
                    <w:rFonts w:ascii="Times New Roman" w:eastAsia="Times New Roman" w:hAnsi="Times New Roman"/>
                    <w:sz w:val="26"/>
                  </w:rPr>
                </w:rPrChange>
              </w:rPr>
              <w:t>8</w:t>
            </w:r>
          </w:p>
        </w:tc>
        <w:tc>
          <w:tcPr>
            <w:tcW w:w="0" w:type="dxa"/>
            <w:tcPrChange w:id="1176" w:author="Tran Dang" w:date="2024-12-22T20:35:00Z">
              <w:tcPr>
                <w:tcW w:w="2268" w:type="dxa"/>
              </w:tcPr>
            </w:tcPrChange>
          </w:tcPr>
          <w:p w14:paraId="4A4472F5" w14:textId="7615F763" w:rsidR="007A7A1B" w:rsidRPr="009B1C3A" w:rsidRDefault="007A7A1B">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77" w:author="Tran Dang" w:date="2024-12-22T20:41:00Z">
                  <w:rPr>
                    <w:rFonts w:ascii="Times New Roman" w:eastAsia="Times New Roman" w:hAnsi="Times New Roman"/>
                    <w:sz w:val="26"/>
                  </w:rPr>
                </w:rPrChange>
              </w:rPr>
              <w:pPrChange w:id="1178"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179" w:author="Tran Dang" w:date="2024-12-22T20:41:00Z">
                  <w:rPr>
                    <w:rFonts w:ascii="Times New Roman" w:eastAsia="Times New Roman" w:hAnsi="Times New Roman"/>
                    <w:sz w:val="26"/>
                  </w:rPr>
                </w:rPrChange>
              </w:rPr>
              <w:t>IsAdmin</w:t>
            </w:r>
          </w:p>
        </w:tc>
        <w:tc>
          <w:tcPr>
            <w:tcW w:w="0" w:type="dxa"/>
            <w:tcPrChange w:id="1180" w:author="Tran Dang" w:date="2024-12-22T20:35:00Z">
              <w:tcPr>
                <w:tcW w:w="2410" w:type="dxa"/>
              </w:tcPr>
            </w:tcPrChange>
          </w:tcPr>
          <w:p w14:paraId="3EFAEDE1" w14:textId="320106D0" w:rsidR="007A7A1B" w:rsidRPr="009B1C3A" w:rsidRDefault="007A7A1B">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81" w:author="Tran Dang" w:date="2024-12-22T20:41:00Z">
                  <w:rPr>
                    <w:rFonts w:ascii="Times New Roman" w:eastAsia="Times New Roman" w:hAnsi="Times New Roman"/>
                    <w:sz w:val="26"/>
                  </w:rPr>
                </w:rPrChange>
              </w:rPr>
              <w:pPrChange w:id="1182"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183" w:author="Tran Dang" w:date="2024-12-22T20:41:00Z">
                  <w:rPr>
                    <w:rFonts w:ascii="Times New Roman" w:eastAsia="Times New Roman" w:hAnsi="Times New Roman"/>
                    <w:sz w:val="26"/>
                  </w:rPr>
                </w:rPrChange>
              </w:rPr>
              <w:t>Bit</w:t>
            </w:r>
          </w:p>
        </w:tc>
        <w:tc>
          <w:tcPr>
            <w:tcW w:w="0" w:type="dxa"/>
            <w:tcPrChange w:id="1184" w:author="Tran Dang" w:date="2024-12-22T20:35:00Z">
              <w:tcPr>
                <w:tcW w:w="2971" w:type="dxa"/>
              </w:tcPr>
            </w:tcPrChange>
          </w:tcPr>
          <w:p w14:paraId="3B84B884" w14:textId="08352016" w:rsidR="007A7A1B" w:rsidRPr="009B1C3A" w:rsidRDefault="007A7A1B">
            <w:pPr>
              <w:spacing w:after="100" w:afterAutospacing="1"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85" w:author="Tran Dang" w:date="2024-12-22T20:41:00Z">
                  <w:rPr>
                    <w:rFonts w:ascii="Times New Roman" w:eastAsia="Times New Roman" w:hAnsi="Times New Roman"/>
                    <w:sz w:val="26"/>
                  </w:rPr>
                </w:rPrChange>
              </w:rPr>
              <w:pPrChange w:id="1186"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187" w:author="Tran Dang" w:date="2024-12-22T20:41:00Z">
                  <w:rPr>
                    <w:rFonts w:ascii="Times New Roman" w:eastAsia="Times New Roman" w:hAnsi="Times New Roman"/>
                    <w:sz w:val="26"/>
                  </w:rPr>
                </w:rPrChange>
              </w:rPr>
              <w:t>Là người quản trị</w:t>
            </w:r>
          </w:p>
        </w:tc>
      </w:tr>
    </w:tbl>
    <w:p w14:paraId="4003D45F" w14:textId="71761282" w:rsidR="00037083" w:rsidRDefault="00037083" w:rsidP="00A5040F">
      <w:pPr>
        <w:pStyle w:val="bang"/>
      </w:pPr>
      <w:bookmarkStart w:id="1188" w:name="_Toc185794022"/>
      <w:r>
        <w:t>Bảng 2.4 Bảng Accounts</w:t>
      </w:r>
      <w:bookmarkEnd w:id="1188"/>
    </w:p>
    <w:p w14:paraId="76083B50" w14:textId="77777777" w:rsidR="00FE034E" w:rsidRDefault="00FE034E">
      <w:pPr>
        <w:rPr>
          <w:ins w:id="1189" w:author="Tran Dang" w:date="2024-12-22T20:51:00Z"/>
          <w:rFonts w:ascii="Times New Roman" w:hAnsi="Times New Roman" w:cs="Times New Roman"/>
          <w:b/>
          <w:bCs/>
          <w:i/>
          <w:iCs/>
          <w:color w:val="000000" w:themeColor="text1"/>
          <w:sz w:val="26"/>
          <w:szCs w:val="26"/>
        </w:rPr>
      </w:pPr>
      <w:ins w:id="1190" w:author="Tran Dang" w:date="2024-12-22T20:51:00Z">
        <w:r>
          <w:rPr>
            <w:i/>
            <w:iCs/>
          </w:rPr>
          <w:br w:type="page"/>
        </w:r>
      </w:ins>
    </w:p>
    <w:p w14:paraId="780BF66F" w14:textId="7D27AC41" w:rsidR="007A7A1B" w:rsidRPr="00FE034E" w:rsidRDefault="007A7A1B" w:rsidP="00A5040F">
      <w:pPr>
        <w:pStyle w:val="c3"/>
        <w:rPr>
          <w:i/>
          <w:iCs/>
          <w:rPrChange w:id="1191" w:author="Tran Dang" w:date="2024-12-22T20:51:00Z">
            <w:rPr/>
          </w:rPrChange>
        </w:rPr>
      </w:pPr>
      <w:bookmarkStart w:id="1192" w:name="_Toc185793376"/>
      <w:bookmarkStart w:id="1193" w:name="_Toc185793452"/>
      <w:bookmarkStart w:id="1194" w:name="_Toc185793872"/>
      <w:r w:rsidRPr="00FE034E">
        <w:rPr>
          <w:i/>
          <w:iCs/>
          <w:rPrChange w:id="1195" w:author="Tran Dang" w:date="2024-12-22T20:51:00Z">
            <w:rPr/>
          </w:rPrChange>
        </w:rPr>
        <w:lastRenderedPageBreak/>
        <w:t>2.3.5. Bảng DetailSubmits</w:t>
      </w:r>
      <w:bookmarkEnd w:id="1192"/>
      <w:bookmarkEnd w:id="1193"/>
      <w:bookmarkEnd w:id="1194"/>
    </w:p>
    <w:p w14:paraId="7DF9EF97" w14:textId="41661A63" w:rsidR="007A7A1B" w:rsidRDefault="007A7A1B"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Bảng DetailSubmits là bảng dùng để lưu thông tin chi tiết của các lần người dùng nộp bài trong hệ thống.</w:t>
      </w:r>
    </w:p>
    <w:tbl>
      <w:tblPr>
        <w:tblStyle w:val="GridTable4-Accent1"/>
        <w:tblW w:w="0" w:type="auto"/>
        <w:tblLook w:val="04A0" w:firstRow="1" w:lastRow="0" w:firstColumn="1" w:lastColumn="0" w:noHBand="0" w:noVBand="1"/>
      </w:tblPr>
      <w:tblGrid>
        <w:gridCol w:w="1413"/>
        <w:gridCol w:w="2268"/>
        <w:gridCol w:w="2410"/>
        <w:gridCol w:w="2971"/>
      </w:tblGrid>
      <w:tr w:rsidR="007A7A1B" w14:paraId="46E2F676" w14:textId="77777777" w:rsidTr="00F53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8696A04" w14:textId="77777777" w:rsidR="007A7A1B" w:rsidRPr="009B1C3A" w:rsidRDefault="007A7A1B">
            <w:pPr>
              <w:spacing w:line="288" w:lineRule="auto"/>
              <w:jc w:val="center"/>
              <w:rPr>
                <w:rFonts w:ascii="Times New Roman" w:eastAsia="Times New Roman" w:hAnsi="Times New Roman"/>
                <w:sz w:val="24"/>
                <w:szCs w:val="24"/>
                <w:rPrChange w:id="1196" w:author="Tran Dang" w:date="2024-12-22T20:41:00Z">
                  <w:rPr>
                    <w:rFonts w:ascii="Times New Roman" w:eastAsia="Times New Roman" w:hAnsi="Times New Roman"/>
                    <w:b w:val="0"/>
                    <w:bCs w:val="0"/>
                    <w:sz w:val="26"/>
                  </w:rPr>
                </w:rPrChange>
              </w:rPr>
              <w:pPrChange w:id="1197" w:author="Tran Dang" w:date="2024-12-22T20:42:00Z">
                <w:pPr>
                  <w:spacing w:after="120" w:line="312" w:lineRule="auto"/>
                  <w:ind w:right="-6"/>
                  <w:jc w:val="center"/>
                </w:pPr>
              </w:pPrChange>
            </w:pPr>
            <w:r w:rsidRPr="009B1C3A">
              <w:rPr>
                <w:rFonts w:ascii="Times New Roman" w:eastAsia="Times New Roman" w:hAnsi="Times New Roman"/>
                <w:sz w:val="24"/>
                <w:szCs w:val="24"/>
                <w:rPrChange w:id="1198" w:author="Tran Dang" w:date="2024-12-22T20:41:00Z">
                  <w:rPr>
                    <w:rFonts w:ascii="Times New Roman" w:eastAsia="Times New Roman" w:hAnsi="Times New Roman"/>
                    <w:sz w:val="26"/>
                  </w:rPr>
                </w:rPrChange>
              </w:rPr>
              <w:t>STT</w:t>
            </w:r>
          </w:p>
        </w:tc>
        <w:tc>
          <w:tcPr>
            <w:tcW w:w="2268" w:type="dxa"/>
          </w:tcPr>
          <w:p w14:paraId="7F150686" w14:textId="77777777" w:rsidR="007A7A1B" w:rsidRPr="009B1C3A" w:rsidRDefault="007A7A1B">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199" w:author="Tran Dang" w:date="2024-12-22T20:41:00Z">
                  <w:rPr>
                    <w:rFonts w:ascii="Times New Roman" w:eastAsia="Times New Roman" w:hAnsi="Times New Roman"/>
                    <w:b w:val="0"/>
                    <w:bCs w:val="0"/>
                    <w:sz w:val="26"/>
                  </w:rPr>
                </w:rPrChange>
              </w:rPr>
              <w:pPrChange w:id="1200"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01" w:author="Tran Dang" w:date="2024-12-22T20:41:00Z">
                  <w:rPr>
                    <w:rFonts w:ascii="Times New Roman" w:eastAsia="Times New Roman" w:hAnsi="Times New Roman"/>
                    <w:sz w:val="26"/>
                  </w:rPr>
                </w:rPrChange>
              </w:rPr>
              <w:t>Tên thuộc tính</w:t>
            </w:r>
          </w:p>
        </w:tc>
        <w:tc>
          <w:tcPr>
            <w:tcW w:w="2410" w:type="dxa"/>
          </w:tcPr>
          <w:p w14:paraId="64A8323F" w14:textId="77777777" w:rsidR="007A7A1B" w:rsidRPr="009B1C3A" w:rsidRDefault="007A7A1B">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02" w:author="Tran Dang" w:date="2024-12-22T20:41:00Z">
                  <w:rPr>
                    <w:rFonts w:ascii="Times New Roman" w:eastAsia="Times New Roman" w:hAnsi="Times New Roman"/>
                    <w:b w:val="0"/>
                    <w:bCs w:val="0"/>
                    <w:sz w:val="26"/>
                  </w:rPr>
                </w:rPrChange>
              </w:rPr>
              <w:pPrChange w:id="1203"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04" w:author="Tran Dang" w:date="2024-12-22T20:41:00Z">
                  <w:rPr>
                    <w:rFonts w:ascii="Times New Roman" w:eastAsia="Times New Roman" w:hAnsi="Times New Roman"/>
                    <w:sz w:val="26"/>
                  </w:rPr>
                </w:rPrChange>
              </w:rPr>
              <w:t>Kiểu dữ liệu</w:t>
            </w:r>
          </w:p>
        </w:tc>
        <w:tc>
          <w:tcPr>
            <w:tcW w:w="2971" w:type="dxa"/>
          </w:tcPr>
          <w:p w14:paraId="239C8690" w14:textId="77777777" w:rsidR="007A7A1B" w:rsidRPr="009B1C3A" w:rsidRDefault="007A7A1B">
            <w:pPr>
              <w:spacing w:line="28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05" w:author="Tran Dang" w:date="2024-12-22T20:41:00Z">
                  <w:rPr>
                    <w:rFonts w:ascii="Times New Roman" w:eastAsia="Times New Roman" w:hAnsi="Times New Roman"/>
                    <w:b w:val="0"/>
                    <w:bCs w:val="0"/>
                    <w:sz w:val="26"/>
                  </w:rPr>
                </w:rPrChange>
              </w:rPr>
              <w:pPrChange w:id="1206"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07" w:author="Tran Dang" w:date="2024-12-22T20:41:00Z">
                  <w:rPr>
                    <w:rFonts w:ascii="Times New Roman" w:eastAsia="Times New Roman" w:hAnsi="Times New Roman"/>
                    <w:sz w:val="26"/>
                  </w:rPr>
                </w:rPrChange>
              </w:rPr>
              <w:t>Mô tả</w:t>
            </w:r>
          </w:p>
        </w:tc>
      </w:tr>
      <w:tr w:rsidR="007A7A1B" w14:paraId="0EDE332C"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C15F6E5" w14:textId="77777777" w:rsidR="007A7A1B" w:rsidRPr="007F46F9" w:rsidRDefault="007A7A1B">
            <w:pPr>
              <w:spacing w:line="288" w:lineRule="auto"/>
              <w:jc w:val="center"/>
              <w:rPr>
                <w:rFonts w:ascii="Times New Roman" w:eastAsia="Times New Roman" w:hAnsi="Times New Roman"/>
                <w:b w:val="0"/>
                <w:sz w:val="24"/>
                <w:szCs w:val="24"/>
                <w:rPrChange w:id="1208" w:author="Tran Dang" w:date="2024-12-22T20:41:00Z">
                  <w:rPr>
                    <w:rFonts w:ascii="Times New Roman" w:eastAsia="Times New Roman" w:hAnsi="Times New Roman"/>
                    <w:sz w:val="26"/>
                  </w:rPr>
                </w:rPrChange>
              </w:rPr>
              <w:pPrChange w:id="1209"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210" w:author="Tran Dang" w:date="2024-12-22T20:41:00Z">
                  <w:rPr>
                    <w:rFonts w:ascii="Times New Roman" w:eastAsia="Times New Roman" w:hAnsi="Times New Roman"/>
                    <w:sz w:val="26"/>
                  </w:rPr>
                </w:rPrChange>
              </w:rPr>
              <w:t>1</w:t>
            </w:r>
          </w:p>
        </w:tc>
        <w:tc>
          <w:tcPr>
            <w:tcW w:w="2268" w:type="dxa"/>
          </w:tcPr>
          <w:p w14:paraId="41AD637E" w14:textId="618A09C3" w:rsidR="007A7A1B" w:rsidRPr="009B1C3A" w:rsidRDefault="007A7A1B">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11" w:author="Tran Dang" w:date="2024-12-22T20:41:00Z">
                  <w:rPr>
                    <w:rFonts w:ascii="Times New Roman" w:eastAsia="Times New Roman" w:hAnsi="Times New Roman"/>
                    <w:sz w:val="26"/>
                  </w:rPr>
                </w:rPrChange>
              </w:rPr>
              <w:pPrChange w:id="1212"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13" w:author="Tran Dang" w:date="2024-12-22T20:41:00Z">
                  <w:rPr>
                    <w:rFonts w:ascii="Times New Roman" w:eastAsia="Times New Roman" w:hAnsi="Times New Roman"/>
                    <w:sz w:val="26"/>
                  </w:rPr>
                </w:rPrChange>
              </w:rPr>
              <w:t>DetailSubmitId</w:t>
            </w:r>
          </w:p>
        </w:tc>
        <w:tc>
          <w:tcPr>
            <w:tcW w:w="2410" w:type="dxa"/>
          </w:tcPr>
          <w:p w14:paraId="33CEAA5F" w14:textId="77777777" w:rsidR="007A7A1B" w:rsidRPr="009B1C3A" w:rsidRDefault="007A7A1B">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14" w:author="Tran Dang" w:date="2024-12-22T20:41:00Z">
                  <w:rPr>
                    <w:rFonts w:ascii="Times New Roman" w:eastAsia="Times New Roman" w:hAnsi="Times New Roman"/>
                    <w:sz w:val="26"/>
                  </w:rPr>
                </w:rPrChange>
              </w:rPr>
              <w:pPrChange w:id="1215"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16" w:author="Tran Dang" w:date="2024-12-22T20:41:00Z">
                  <w:rPr>
                    <w:rFonts w:ascii="Times New Roman" w:eastAsia="Times New Roman" w:hAnsi="Times New Roman"/>
                    <w:sz w:val="26"/>
                  </w:rPr>
                </w:rPrChange>
              </w:rPr>
              <w:t>int</w:t>
            </w:r>
          </w:p>
        </w:tc>
        <w:tc>
          <w:tcPr>
            <w:tcW w:w="2971" w:type="dxa"/>
          </w:tcPr>
          <w:p w14:paraId="1A6AD0EF" w14:textId="346AFF9C" w:rsidR="007A7A1B" w:rsidRPr="009B1C3A" w:rsidRDefault="007A7A1B">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17" w:author="Tran Dang" w:date="2024-12-22T20:41:00Z">
                  <w:rPr>
                    <w:rFonts w:ascii="Times New Roman" w:eastAsia="Times New Roman" w:hAnsi="Times New Roman"/>
                    <w:sz w:val="26"/>
                  </w:rPr>
                </w:rPrChange>
              </w:rPr>
              <w:pPrChange w:id="1218"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19" w:author="Tran Dang" w:date="2024-12-22T20:41:00Z">
                  <w:rPr>
                    <w:rFonts w:ascii="Times New Roman" w:eastAsia="Times New Roman" w:hAnsi="Times New Roman"/>
                    <w:sz w:val="26"/>
                  </w:rPr>
                </w:rPrChange>
              </w:rPr>
              <w:t>Mã chi tiết bài nộp</w:t>
            </w:r>
          </w:p>
        </w:tc>
      </w:tr>
      <w:tr w:rsidR="007A7A1B" w14:paraId="040D63A3"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7D5DEA5C" w14:textId="77777777" w:rsidR="007A7A1B" w:rsidRPr="007F46F9" w:rsidRDefault="007A7A1B">
            <w:pPr>
              <w:spacing w:line="288" w:lineRule="auto"/>
              <w:jc w:val="center"/>
              <w:rPr>
                <w:rFonts w:ascii="Times New Roman" w:eastAsia="Times New Roman" w:hAnsi="Times New Roman"/>
                <w:b w:val="0"/>
                <w:sz w:val="24"/>
                <w:szCs w:val="24"/>
                <w:rPrChange w:id="1220" w:author="Tran Dang" w:date="2024-12-22T20:41:00Z">
                  <w:rPr>
                    <w:rFonts w:ascii="Times New Roman" w:eastAsia="Times New Roman" w:hAnsi="Times New Roman"/>
                    <w:sz w:val="26"/>
                  </w:rPr>
                </w:rPrChange>
              </w:rPr>
              <w:pPrChange w:id="1221"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222" w:author="Tran Dang" w:date="2024-12-22T20:41:00Z">
                  <w:rPr>
                    <w:rFonts w:ascii="Times New Roman" w:eastAsia="Times New Roman" w:hAnsi="Times New Roman"/>
                    <w:sz w:val="26"/>
                  </w:rPr>
                </w:rPrChange>
              </w:rPr>
              <w:t>2</w:t>
            </w:r>
          </w:p>
        </w:tc>
        <w:tc>
          <w:tcPr>
            <w:tcW w:w="2268" w:type="dxa"/>
          </w:tcPr>
          <w:p w14:paraId="16F4C149" w14:textId="5A1C6BB8" w:rsidR="007A7A1B" w:rsidRPr="009B1C3A" w:rsidRDefault="007A7A1B">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23" w:author="Tran Dang" w:date="2024-12-22T20:41:00Z">
                  <w:rPr>
                    <w:rFonts w:ascii="Times New Roman" w:eastAsia="Times New Roman" w:hAnsi="Times New Roman"/>
                    <w:sz w:val="26"/>
                  </w:rPr>
                </w:rPrChange>
              </w:rPr>
              <w:pPrChange w:id="1224"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25" w:author="Tran Dang" w:date="2024-12-22T20:41:00Z">
                  <w:rPr>
                    <w:rFonts w:ascii="Times New Roman" w:eastAsia="Times New Roman" w:hAnsi="Times New Roman"/>
                    <w:sz w:val="26"/>
                  </w:rPr>
                </w:rPrChange>
              </w:rPr>
              <w:t>Status</w:t>
            </w:r>
          </w:p>
        </w:tc>
        <w:tc>
          <w:tcPr>
            <w:tcW w:w="2410" w:type="dxa"/>
          </w:tcPr>
          <w:p w14:paraId="46A7DCB8" w14:textId="77777777" w:rsidR="007A7A1B" w:rsidRPr="009B1C3A" w:rsidRDefault="007A7A1B">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26" w:author="Tran Dang" w:date="2024-12-22T20:41:00Z">
                  <w:rPr>
                    <w:rFonts w:ascii="Times New Roman" w:eastAsia="Times New Roman" w:hAnsi="Times New Roman"/>
                    <w:sz w:val="26"/>
                  </w:rPr>
                </w:rPrChange>
              </w:rPr>
              <w:pPrChange w:id="1227"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28" w:author="Tran Dang" w:date="2024-12-22T20:41:00Z">
                  <w:rPr>
                    <w:rFonts w:ascii="Times New Roman" w:eastAsia="Times New Roman" w:hAnsi="Times New Roman"/>
                    <w:sz w:val="26"/>
                  </w:rPr>
                </w:rPrChange>
              </w:rPr>
              <w:t>nvarchar(MAX)</w:t>
            </w:r>
          </w:p>
        </w:tc>
        <w:tc>
          <w:tcPr>
            <w:tcW w:w="2971" w:type="dxa"/>
          </w:tcPr>
          <w:p w14:paraId="30CB5876" w14:textId="0361063C" w:rsidR="007A7A1B" w:rsidRPr="009B1C3A" w:rsidRDefault="007A7A1B">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29" w:author="Tran Dang" w:date="2024-12-22T20:41:00Z">
                  <w:rPr>
                    <w:rFonts w:ascii="Times New Roman" w:eastAsia="Times New Roman" w:hAnsi="Times New Roman"/>
                    <w:sz w:val="26"/>
                  </w:rPr>
                </w:rPrChange>
              </w:rPr>
              <w:pPrChange w:id="1230"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31" w:author="Tran Dang" w:date="2024-12-22T20:41:00Z">
                  <w:rPr>
                    <w:rFonts w:ascii="Times New Roman" w:eastAsia="Times New Roman" w:hAnsi="Times New Roman"/>
                    <w:sz w:val="26"/>
                  </w:rPr>
                </w:rPrChange>
              </w:rPr>
              <w:t>Trạng thái bài nộp</w:t>
            </w:r>
          </w:p>
        </w:tc>
      </w:tr>
      <w:tr w:rsidR="007A7A1B" w14:paraId="3D69A0DF"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0B4239B" w14:textId="77777777" w:rsidR="007A7A1B" w:rsidRPr="007F46F9" w:rsidRDefault="007A7A1B">
            <w:pPr>
              <w:spacing w:line="288" w:lineRule="auto"/>
              <w:jc w:val="center"/>
              <w:rPr>
                <w:rFonts w:ascii="Times New Roman" w:eastAsia="Times New Roman" w:hAnsi="Times New Roman"/>
                <w:b w:val="0"/>
                <w:sz w:val="24"/>
                <w:szCs w:val="24"/>
                <w:rPrChange w:id="1232" w:author="Tran Dang" w:date="2024-12-22T20:41:00Z">
                  <w:rPr>
                    <w:rFonts w:ascii="Times New Roman" w:eastAsia="Times New Roman" w:hAnsi="Times New Roman"/>
                    <w:sz w:val="26"/>
                  </w:rPr>
                </w:rPrChange>
              </w:rPr>
              <w:pPrChange w:id="1233"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234" w:author="Tran Dang" w:date="2024-12-22T20:41:00Z">
                  <w:rPr>
                    <w:rFonts w:ascii="Times New Roman" w:eastAsia="Times New Roman" w:hAnsi="Times New Roman"/>
                    <w:sz w:val="26"/>
                  </w:rPr>
                </w:rPrChange>
              </w:rPr>
              <w:t>3</w:t>
            </w:r>
          </w:p>
        </w:tc>
        <w:tc>
          <w:tcPr>
            <w:tcW w:w="2268" w:type="dxa"/>
          </w:tcPr>
          <w:p w14:paraId="69C6BE68" w14:textId="4E6AF887" w:rsidR="007A7A1B" w:rsidRPr="009B1C3A" w:rsidRDefault="007A7A1B">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35" w:author="Tran Dang" w:date="2024-12-22T20:41:00Z">
                  <w:rPr>
                    <w:rFonts w:ascii="Times New Roman" w:eastAsia="Times New Roman" w:hAnsi="Times New Roman"/>
                    <w:sz w:val="26"/>
                  </w:rPr>
                </w:rPrChange>
              </w:rPr>
              <w:pPrChange w:id="1236"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37" w:author="Tran Dang" w:date="2024-12-22T20:41:00Z">
                  <w:rPr>
                    <w:rFonts w:ascii="Times New Roman" w:eastAsia="Times New Roman" w:hAnsi="Times New Roman"/>
                    <w:sz w:val="26"/>
                  </w:rPr>
                </w:rPrChange>
              </w:rPr>
              <w:t>Score</w:t>
            </w:r>
          </w:p>
        </w:tc>
        <w:tc>
          <w:tcPr>
            <w:tcW w:w="2410" w:type="dxa"/>
          </w:tcPr>
          <w:p w14:paraId="08839877" w14:textId="35574892" w:rsidR="007A7A1B" w:rsidRPr="009B1C3A" w:rsidRDefault="007A7A1B">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38" w:author="Tran Dang" w:date="2024-12-22T20:41:00Z">
                  <w:rPr>
                    <w:rFonts w:ascii="Times New Roman" w:eastAsia="Times New Roman" w:hAnsi="Times New Roman"/>
                    <w:sz w:val="26"/>
                  </w:rPr>
                </w:rPrChange>
              </w:rPr>
              <w:pPrChange w:id="1239"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40" w:author="Tran Dang" w:date="2024-12-22T20:41:00Z">
                  <w:rPr>
                    <w:rFonts w:ascii="Times New Roman" w:eastAsia="Times New Roman" w:hAnsi="Times New Roman"/>
                    <w:sz w:val="26"/>
                  </w:rPr>
                </w:rPrChange>
              </w:rPr>
              <w:t>Float</w:t>
            </w:r>
          </w:p>
        </w:tc>
        <w:tc>
          <w:tcPr>
            <w:tcW w:w="2971" w:type="dxa"/>
          </w:tcPr>
          <w:p w14:paraId="3B7CCA4C" w14:textId="7FE3DE14" w:rsidR="007A7A1B" w:rsidRPr="009B1C3A" w:rsidRDefault="007A7A1B">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41" w:author="Tran Dang" w:date="2024-12-22T20:41:00Z">
                  <w:rPr>
                    <w:rFonts w:ascii="Times New Roman" w:eastAsia="Times New Roman" w:hAnsi="Times New Roman"/>
                    <w:sz w:val="26"/>
                  </w:rPr>
                </w:rPrChange>
              </w:rPr>
              <w:pPrChange w:id="1242"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43" w:author="Tran Dang" w:date="2024-12-22T20:41:00Z">
                  <w:rPr>
                    <w:rFonts w:ascii="Times New Roman" w:eastAsia="Times New Roman" w:hAnsi="Times New Roman"/>
                    <w:sz w:val="26"/>
                  </w:rPr>
                </w:rPrChange>
              </w:rPr>
              <w:t>Điểm của bài nộp</w:t>
            </w:r>
          </w:p>
        </w:tc>
      </w:tr>
      <w:tr w:rsidR="007A7A1B" w14:paraId="3C00DD90"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184D6DFF" w14:textId="77777777" w:rsidR="007A7A1B" w:rsidRPr="007F46F9" w:rsidRDefault="007A7A1B">
            <w:pPr>
              <w:spacing w:line="288" w:lineRule="auto"/>
              <w:jc w:val="center"/>
              <w:rPr>
                <w:rFonts w:ascii="Times New Roman" w:eastAsia="Times New Roman" w:hAnsi="Times New Roman"/>
                <w:b w:val="0"/>
                <w:sz w:val="24"/>
                <w:szCs w:val="24"/>
                <w:rPrChange w:id="1244" w:author="Tran Dang" w:date="2024-12-22T20:41:00Z">
                  <w:rPr>
                    <w:rFonts w:ascii="Times New Roman" w:eastAsia="Times New Roman" w:hAnsi="Times New Roman"/>
                    <w:sz w:val="26"/>
                  </w:rPr>
                </w:rPrChange>
              </w:rPr>
              <w:pPrChange w:id="1245"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246" w:author="Tran Dang" w:date="2024-12-22T20:41:00Z">
                  <w:rPr>
                    <w:rFonts w:ascii="Times New Roman" w:eastAsia="Times New Roman" w:hAnsi="Times New Roman"/>
                    <w:sz w:val="26"/>
                  </w:rPr>
                </w:rPrChange>
              </w:rPr>
              <w:t>4</w:t>
            </w:r>
          </w:p>
        </w:tc>
        <w:tc>
          <w:tcPr>
            <w:tcW w:w="2268" w:type="dxa"/>
          </w:tcPr>
          <w:p w14:paraId="6D818116" w14:textId="67F33EA1" w:rsidR="007A7A1B" w:rsidRPr="009B1C3A" w:rsidRDefault="007A7A1B">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47" w:author="Tran Dang" w:date="2024-12-22T20:41:00Z">
                  <w:rPr>
                    <w:rFonts w:ascii="Times New Roman" w:eastAsia="Times New Roman" w:hAnsi="Times New Roman"/>
                    <w:sz w:val="26"/>
                  </w:rPr>
                </w:rPrChange>
              </w:rPr>
              <w:pPrChange w:id="1248"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49" w:author="Tran Dang" w:date="2024-12-22T20:41:00Z">
                  <w:rPr>
                    <w:rFonts w:ascii="Times New Roman" w:eastAsia="Times New Roman" w:hAnsi="Times New Roman"/>
                    <w:sz w:val="26"/>
                  </w:rPr>
                </w:rPrChange>
              </w:rPr>
              <w:t>RunTime</w:t>
            </w:r>
          </w:p>
        </w:tc>
        <w:tc>
          <w:tcPr>
            <w:tcW w:w="2410" w:type="dxa"/>
          </w:tcPr>
          <w:p w14:paraId="1C4224B4" w14:textId="00950020" w:rsidR="007A7A1B" w:rsidRPr="009B1C3A" w:rsidRDefault="007A7A1B">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50" w:author="Tran Dang" w:date="2024-12-22T20:41:00Z">
                  <w:rPr>
                    <w:rFonts w:ascii="Times New Roman" w:eastAsia="Times New Roman" w:hAnsi="Times New Roman"/>
                    <w:sz w:val="26"/>
                  </w:rPr>
                </w:rPrChange>
              </w:rPr>
              <w:pPrChange w:id="1251"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52" w:author="Tran Dang" w:date="2024-12-22T20:41:00Z">
                  <w:rPr>
                    <w:rFonts w:ascii="Times New Roman" w:eastAsia="Times New Roman" w:hAnsi="Times New Roman"/>
                    <w:sz w:val="26"/>
                  </w:rPr>
                </w:rPrChange>
              </w:rPr>
              <w:t>Float</w:t>
            </w:r>
          </w:p>
        </w:tc>
        <w:tc>
          <w:tcPr>
            <w:tcW w:w="2971" w:type="dxa"/>
          </w:tcPr>
          <w:p w14:paraId="3086BCAC" w14:textId="42B13E45" w:rsidR="007A7A1B" w:rsidRPr="009B1C3A" w:rsidRDefault="007A7A1B">
            <w:pPr>
              <w:spacing w:line="28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53" w:author="Tran Dang" w:date="2024-12-22T20:41:00Z">
                  <w:rPr>
                    <w:rFonts w:ascii="Times New Roman" w:eastAsia="Times New Roman" w:hAnsi="Times New Roman"/>
                    <w:sz w:val="26"/>
                  </w:rPr>
                </w:rPrChange>
              </w:rPr>
              <w:pPrChange w:id="1254"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55" w:author="Tran Dang" w:date="2024-12-22T20:41:00Z">
                  <w:rPr>
                    <w:rFonts w:ascii="Times New Roman" w:eastAsia="Times New Roman" w:hAnsi="Times New Roman"/>
                    <w:sz w:val="26"/>
                  </w:rPr>
                </w:rPrChange>
              </w:rPr>
              <w:t>Thời gian chạy</w:t>
            </w:r>
          </w:p>
        </w:tc>
      </w:tr>
      <w:tr w:rsidR="007A7A1B" w14:paraId="147C3547"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840B74E" w14:textId="77777777" w:rsidR="007A7A1B" w:rsidRPr="007F46F9" w:rsidRDefault="007A7A1B">
            <w:pPr>
              <w:spacing w:line="288" w:lineRule="auto"/>
              <w:jc w:val="center"/>
              <w:rPr>
                <w:rFonts w:ascii="Times New Roman" w:eastAsia="Times New Roman" w:hAnsi="Times New Roman"/>
                <w:b w:val="0"/>
                <w:sz w:val="24"/>
                <w:szCs w:val="24"/>
                <w:rPrChange w:id="1256" w:author="Tran Dang" w:date="2024-12-22T20:41:00Z">
                  <w:rPr>
                    <w:rFonts w:ascii="Times New Roman" w:eastAsia="Times New Roman" w:hAnsi="Times New Roman"/>
                    <w:sz w:val="26"/>
                  </w:rPr>
                </w:rPrChange>
              </w:rPr>
              <w:pPrChange w:id="1257"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258" w:author="Tran Dang" w:date="2024-12-22T20:41:00Z">
                  <w:rPr>
                    <w:rFonts w:ascii="Times New Roman" w:eastAsia="Times New Roman" w:hAnsi="Times New Roman"/>
                    <w:sz w:val="26"/>
                  </w:rPr>
                </w:rPrChange>
              </w:rPr>
              <w:t>5</w:t>
            </w:r>
          </w:p>
        </w:tc>
        <w:tc>
          <w:tcPr>
            <w:tcW w:w="2268" w:type="dxa"/>
          </w:tcPr>
          <w:p w14:paraId="35C4E495" w14:textId="43E036BC" w:rsidR="007A7A1B" w:rsidRPr="009B1C3A" w:rsidRDefault="007A7A1B">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59" w:author="Tran Dang" w:date="2024-12-22T20:41:00Z">
                  <w:rPr>
                    <w:rFonts w:ascii="Times New Roman" w:eastAsia="Times New Roman" w:hAnsi="Times New Roman"/>
                    <w:sz w:val="26"/>
                  </w:rPr>
                </w:rPrChange>
              </w:rPr>
              <w:pPrChange w:id="1260"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61" w:author="Tran Dang" w:date="2024-12-22T20:41:00Z">
                  <w:rPr>
                    <w:rFonts w:ascii="Times New Roman" w:eastAsia="Times New Roman" w:hAnsi="Times New Roman"/>
                    <w:sz w:val="26"/>
                  </w:rPr>
                </w:rPrChange>
              </w:rPr>
              <w:t>UseDisk</w:t>
            </w:r>
          </w:p>
        </w:tc>
        <w:tc>
          <w:tcPr>
            <w:tcW w:w="2410" w:type="dxa"/>
          </w:tcPr>
          <w:p w14:paraId="5D81F946" w14:textId="283478A9" w:rsidR="007A7A1B" w:rsidRPr="009B1C3A" w:rsidRDefault="007A7A1B">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62" w:author="Tran Dang" w:date="2024-12-22T20:41:00Z">
                  <w:rPr>
                    <w:rFonts w:ascii="Times New Roman" w:eastAsia="Times New Roman" w:hAnsi="Times New Roman"/>
                    <w:sz w:val="26"/>
                  </w:rPr>
                </w:rPrChange>
              </w:rPr>
              <w:pPrChange w:id="1263"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64" w:author="Tran Dang" w:date="2024-12-22T20:41:00Z">
                  <w:rPr>
                    <w:rFonts w:ascii="Times New Roman" w:eastAsia="Times New Roman" w:hAnsi="Times New Roman"/>
                    <w:sz w:val="26"/>
                  </w:rPr>
                </w:rPrChange>
              </w:rPr>
              <w:t>Float</w:t>
            </w:r>
          </w:p>
        </w:tc>
        <w:tc>
          <w:tcPr>
            <w:tcW w:w="2971" w:type="dxa"/>
          </w:tcPr>
          <w:p w14:paraId="5E44E7C4" w14:textId="6096D6AF" w:rsidR="007A7A1B" w:rsidRPr="009B1C3A" w:rsidRDefault="007A7A1B">
            <w:pPr>
              <w:spacing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65" w:author="Tran Dang" w:date="2024-12-22T20:41:00Z">
                  <w:rPr>
                    <w:rFonts w:ascii="Times New Roman" w:eastAsia="Times New Roman" w:hAnsi="Times New Roman"/>
                    <w:sz w:val="26"/>
                  </w:rPr>
                </w:rPrChange>
              </w:rPr>
              <w:pPrChange w:id="1266"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67" w:author="Tran Dang" w:date="2024-12-22T20:41:00Z">
                  <w:rPr>
                    <w:rFonts w:ascii="Times New Roman" w:eastAsia="Times New Roman" w:hAnsi="Times New Roman"/>
                    <w:sz w:val="26"/>
                  </w:rPr>
                </w:rPrChange>
              </w:rPr>
              <w:t>Bộ nhớ sử dụng</w:t>
            </w:r>
          </w:p>
        </w:tc>
      </w:tr>
    </w:tbl>
    <w:p w14:paraId="753C2E18" w14:textId="3D376D5C" w:rsidR="007A7A1B" w:rsidRDefault="007A7A1B" w:rsidP="00A5040F">
      <w:pPr>
        <w:pStyle w:val="bang"/>
      </w:pPr>
      <w:bookmarkStart w:id="1268" w:name="_Toc185794023"/>
      <w:r>
        <w:t>Bảng 2.5. Bảng DetailSubmits</w:t>
      </w:r>
      <w:bookmarkEnd w:id="1268"/>
    </w:p>
    <w:p w14:paraId="15B6E1E6" w14:textId="53B921CD" w:rsidR="007A7A1B" w:rsidRPr="00FE034E" w:rsidRDefault="007A7A1B" w:rsidP="00A5040F">
      <w:pPr>
        <w:pStyle w:val="c3"/>
        <w:rPr>
          <w:i/>
          <w:iCs/>
          <w:rPrChange w:id="1269" w:author="Tran Dang" w:date="2024-12-22T20:52:00Z">
            <w:rPr/>
          </w:rPrChange>
        </w:rPr>
      </w:pPr>
      <w:bookmarkStart w:id="1270" w:name="_Toc185793377"/>
      <w:bookmarkStart w:id="1271" w:name="_Toc185793453"/>
      <w:bookmarkStart w:id="1272" w:name="_Toc185793873"/>
      <w:r w:rsidRPr="00FE034E">
        <w:rPr>
          <w:i/>
          <w:iCs/>
          <w:rPrChange w:id="1273" w:author="Tran Dang" w:date="2024-12-22T20:52:00Z">
            <w:rPr/>
          </w:rPrChange>
        </w:rPr>
        <w:t>2.3.6. Bảng Languages</w:t>
      </w:r>
      <w:bookmarkEnd w:id="1270"/>
      <w:bookmarkEnd w:id="1271"/>
      <w:bookmarkEnd w:id="1272"/>
    </w:p>
    <w:p w14:paraId="240504BB" w14:textId="7ADEA46E" w:rsidR="007A7A1B" w:rsidRDefault="007A7A1B">
      <w:pPr>
        <w:spacing w:after="120" w:line="312" w:lineRule="auto"/>
        <w:ind w:firstLine="720"/>
        <w:rPr>
          <w:rFonts w:ascii="Times New Roman" w:hAnsi="Times New Roman" w:cs="Times New Roman"/>
          <w:sz w:val="26"/>
          <w:szCs w:val="26"/>
        </w:rPr>
        <w:pPrChange w:id="1274" w:author="Tran Dang" w:date="2024-12-22T20:59:00Z">
          <w:pPr>
            <w:spacing w:after="120" w:line="312" w:lineRule="auto"/>
          </w:pPr>
        </w:pPrChange>
      </w:pPr>
      <w:r>
        <w:rPr>
          <w:rFonts w:ascii="Times New Roman" w:hAnsi="Times New Roman" w:cs="Times New Roman"/>
          <w:sz w:val="26"/>
          <w:szCs w:val="26"/>
        </w:rPr>
        <w:t>Bảng Languages là bảng dùng để lưu thông tin của ngôn ngữ lập trình</w:t>
      </w:r>
      <w:r w:rsidR="00021E98">
        <w:rPr>
          <w:rFonts w:ascii="Times New Roman" w:hAnsi="Times New Roman" w:cs="Times New Roman"/>
          <w:sz w:val="26"/>
          <w:szCs w:val="26"/>
        </w:rPr>
        <w:t xml:space="preserve"> cho phép</w:t>
      </w:r>
      <w:r>
        <w:rPr>
          <w:rFonts w:ascii="Times New Roman" w:hAnsi="Times New Roman" w:cs="Times New Roman"/>
          <w:sz w:val="26"/>
          <w:szCs w:val="26"/>
        </w:rPr>
        <w:t xml:space="preserve"> sử dụng trong hệ thống.</w:t>
      </w:r>
    </w:p>
    <w:tbl>
      <w:tblPr>
        <w:tblStyle w:val="GridTable4-Accent1"/>
        <w:tblW w:w="0" w:type="auto"/>
        <w:tblLook w:val="04A0" w:firstRow="1" w:lastRow="0" w:firstColumn="1" w:lastColumn="0" w:noHBand="0" w:noVBand="1"/>
      </w:tblPr>
      <w:tblGrid>
        <w:gridCol w:w="1413"/>
        <w:gridCol w:w="2268"/>
        <w:gridCol w:w="2410"/>
        <w:gridCol w:w="2971"/>
      </w:tblGrid>
      <w:tr w:rsidR="007A7A1B" w14:paraId="5EBD9D86" w14:textId="77777777" w:rsidTr="00F53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F933B0B" w14:textId="77777777" w:rsidR="007A7A1B" w:rsidRPr="009B1C3A" w:rsidRDefault="007A7A1B">
            <w:pPr>
              <w:spacing w:line="288" w:lineRule="auto"/>
              <w:ind w:right="-6"/>
              <w:jc w:val="center"/>
              <w:rPr>
                <w:rFonts w:ascii="Times New Roman" w:eastAsia="Times New Roman" w:hAnsi="Times New Roman"/>
                <w:sz w:val="24"/>
                <w:szCs w:val="24"/>
                <w:rPrChange w:id="1275" w:author="Tran Dang" w:date="2024-12-22T20:43:00Z">
                  <w:rPr>
                    <w:rFonts w:ascii="Times New Roman" w:eastAsia="Times New Roman" w:hAnsi="Times New Roman"/>
                    <w:b w:val="0"/>
                    <w:bCs w:val="0"/>
                    <w:sz w:val="26"/>
                  </w:rPr>
                </w:rPrChange>
              </w:rPr>
              <w:pPrChange w:id="1276" w:author="Tran Dang" w:date="2024-12-22T20:42:00Z">
                <w:pPr>
                  <w:spacing w:after="120" w:line="312" w:lineRule="auto"/>
                  <w:ind w:right="-6"/>
                  <w:jc w:val="center"/>
                </w:pPr>
              </w:pPrChange>
            </w:pPr>
            <w:r w:rsidRPr="009B1C3A">
              <w:rPr>
                <w:rFonts w:ascii="Times New Roman" w:eastAsia="Times New Roman" w:hAnsi="Times New Roman"/>
                <w:sz w:val="24"/>
                <w:szCs w:val="24"/>
                <w:rPrChange w:id="1277" w:author="Tran Dang" w:date="2024-12-22T20:43:00Z">
                  <w:rPr>
                    <w:rFonts w:ascii="Times New Roman" w:eastAsia="Times New Roman" w:hAnsi="Times New Roman"/>
                    <w:sz w:val="26"/>
                  </w:rPr>
                </w:rPrChange>
              </w:rPr>
              <w:t>STT</w:t>
            </w:r>
          </w:p>
        </w:tc>
        <w:tc>
          <w:tcPr>
            <w:tcW w:w="2268" w:type="dxa"/>
          </w:tcPr>
          <w:p w14:paraId="7E4D0F47" w14:textId="77777777" w:rsidR="007A7A1B" w:rsidRPr="009B1C3A" w:rsidRDefault="007A7A1B">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78" w:author="Tran Dang" w:date="2024-12-22T20:43:00Z">
                  <w:rPr>
                    <w:rFonts w:ascii="Times New Roman" w:eastAsia="Times New Roman" w:hAnsi="Times New Roman"/>
                    <w:b w:val="0"/>
                    <w:bCs w:val="0"/>
                    <w:sz w:val="26"/>
                  </w:rPr>
                </w:rPrChange>
              </w:rPr>
              <w:pPrChange w:id="1279"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80" w:author="Tran Dang" w:date="2024-12-22T20:43:00Z">
                  <w:rPr>
                    <w:rFonts w:ascii="Times New Roman" w:eastAsia="Times New Roman" w:hAnsi="Times New Roman"/>
                    <w:sz w:val="26"/>
                  </w:rPr>
                </w:rPrChange>
              </w:rPr>
              <w:t>Tên thuộc tính</w:t>
            </w:r>
          </w:p>
        </w:tc>
        <w:tc>
          <w:tcPr>
            <w:tcW w:w="2410" w:type="dxa"/>
          </w:tcPr>
          <w:p w14:paraId="6D50016A" w14:textId="77777777" w:rsidR="007A7A1B" w:rsidRPr="009B1C3A" w:rsidRDefault="007A7A1B">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81" w:author="Tran Dang" w:date="2024-12-22T20:43:00Z">
                  <w:rPr>
                    <w:rFonts w:ascii="Times New Roman" w:eastAsia="Times New Roman" w:hAnsi="Times New Roman"/>
                    <w:b w:val="0"/>
                    <w:bCs w:val="0"/>
                    <w:sz w:val="26"/>
                  </w:rPr>
                </w:rPrChange>
              </w:rPr>
              <w:pPrChange w:id="1282"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83" w:author="Tran Dang" w:date="2024-12-22T20:43:00Z">
                  <w:rPr>
                    <w:rFonts w:ascii="Times New Roman" w:eastAsia="Times New Roman" w:hAnsi="Times New Roman"/>
                    <w:sz w:val="26"/>
                  </w:rPr>
                </w:rPrChange>
              </w:rPr>
              <w:t>Kiểu dữ liệu</w:t>
            </w:r>
          </w:p>
        </w:tc>
        <w:tc>
          <w:tcPr>
            <w:tcW w:w="2971" w:type="dxa"/>
          </w:tcPr>
          <w:p w14:paraId="31532BA1" w14:textId="77777777" w:rsidR="007A7A1B" w:rsidRPr="009B1C3A" w:rsidRDefault="007A7A1B">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284" w:author="Tran Dang" w:date="2024-12-22T20:43:00Z">
                  <w:rPr>
                    <w:rFonts w:ascii="Times New Roman" w:eastAsia="Times New Roman" w:hAnsi="Times New Roman"/>
                    <w:b w:val="0"/>
                    <w:bCs w:val="0"/>
                    <w:sz w:val="26"/>
                  </w:rPr>
                </w:rPrChange>
              </w:rPr>
              <w:pPrChange w:id="1285" w:author="Tran Dang" w:date="2024-12-22T20:42: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286" w:author="Tran Dang" w:date="2024-12-22T20:43:00Z">
                  <w:rPr>
                    <w:rFonts w:ascii="Times New Roman" w:eastAsia="Times New Roman" w:hAnsi="Times New Roman"/>
                    <w:sz w:val="26"/>
                  </w:rPr>
                </w:rPrChange>
              </w:rPr>
              <w:t>Mô tả</w:t>
            </w:r>
          </w:p>
        </w:tc>
      </w:tr>
      <w:tr w:rsidR="007A7A1B" w14:paraId="30F33A88"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B50F5F2" w14:textId="77777777" w:rsidR="007A7A1B" w:rsidRPr="007F46F9" w:rsidRDefault="007A7A1B">
            <w:pPr>
              <w:spacing w:line="288" w:lineRule="auto"/>
              <w:ind w:right="-6"/>
              <w:jc w:val="center"/>
              <w:rPr>
                <w:rFonts w:ascii="Times New Roman" w:eastAsia="Times New Roman" w:hAnsi="Times New Roman"/>
                <w:b w:val="0"/>
                <w:sz w:val="24"/>
                <w:szCs w:val="24"/>
                <w:rPrChange w:id="1287" w:author="Tran Dang" w:date="2024-12-22T20:43:00Z">
                  <w:rPr>
                    <w:rFonts w:ascii="Times New Roman" w:eastAsia="Times New Roman" w:hAnsi="Times New Roman"/>
                    <w:sz w:val="26"/>
                  </w:rPr>
                </w:rPrChange>
              </w:rPr>
              <w:pPrChange w:id="1288"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289" w:author="Tran Dang" w:date="2024-12-22T20:43:00Z">
                  <w:rPr>
                    <w:rFonts w:ascii="Times New Roman" w:eastAsia="Times New Roman" w:hAnsi="Times New Roman"/>
                    <w:sz w:val="26"/>
                  </w:rPr>
                </w:rPrChange>
              </w:rPr>
              <w:t>1</w:t>
            </w:r>
          </w:p>
        </w:tc>
        <w:tc>
          <w:tcPr>
            <w:tcW w:w="2268" w:type="dxa"/>
          </w:tcPr>
          <w:p w14:paraId="5BF81DB4" w14:textId="126B9D7C" w:rsidR="007A7A1B"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90" w:author="Tran Dang" w:date="2024-12-22T20:43:00Z">
                  <w:rPr>
                    <w:rFonts w:ascii="Times New Roman" w:eastAsia="Times New Roman" w:hAnsi="Times New Roman"/>
                    <w:sz w:val="26"/>
                  </w:rPr>
                </w:rPrChange>
              </w:rPr>
              <w:pPrChange w:id="1291"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92" w:author="Tran Dang" w:date="2024-12-22T20:43:00Z">
                  <w:rPr>
                    <w:rFonts w:ascii="Times New Roman" w:eastAsia="Times New Roman" w:hAnsi="Times New Roman"/>
                    <w:sz w:val="26"/>
                  </w:rPr>
                </w:rPrChange>
              </w:rPr>
              <w:t>LanguageId</w:t>
            </w:r>
          </w:p>
        </w:tc>
        <w:tc>
          <w:tcPr>
            <w:tcW w:w="2410" w:type="dxa"/>
          </w:tcPr>
          <w:p w14:paraId="58986598" w14:textId="77777777" w:rsidR="007A7A1B" w:rsidRPr="009B1C3A" w:rsidRDefault="007A7A1B">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93" w:author="Tran Dang" w:date="2024-12-22T20:43:00Z">
                  <w:rPr>
                    <w:rFonts w:ascii="Times New Roman" w:eastAsia="Times New Roman" w:hAnsi="Times New Roman"/>
                    <w:sz w:val="26"/>
                  </w:rPr>
                </w:rPrChange>
              </w:rPr>
              <w:pPrChange w:id="1294"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95" w:author="Tran Dang" w:date="2024-12-22T20:43:00Z">
                  <w:rPr>
                    <w:rFonts w:ascii="Times New Roman" w:eastAsia="Times New Roman" w:hAnsi="Times New Roman"/>
                    <w:sz w:val="26"/>
                  </w:rPr>
                </w:rPrChange>
              </w:rPr>
              <w:t>int</w:t>
            </w:r>
          </w:p>
        </w:tc>
        <w:tc>
          <w:tcPr>
            <w:tcW w:w="2971" w:type="dxa"/>
          </w:tcPr>
          <w:p w14:paraId="697E64F0" w14:textId="33848046" w:rsidR="007A7A1B"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296" w:author="Tran Dang" w:date="2024-12-22T20:43:00Z">
                  <w:rPr>
                    <w:rFonts w:ascii="Times New Roman" w:eastAsia="Times New Roman" w:hAnsi="Times New Roman"/>
                    <w:sz w:val="26"/>
                  </w:rPr>
                </w:rPrChange>
              </w:rPr>
              <w:pPrChange w:id="1297" w:author="Tran Dang" w:date="2024-12-22T20:42: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298" w:author="Tran Dang" w:date="2024-12-22T20:43:00Z">
                  <w:rPr>
                    <w:rFonts w:ascii="Times New Roman" w:eastAsia="Times New Roman" w:hAnsi="Times New Roman"/>
                    <w:sz w:val="26"/>
                  </w:rPr>
                </w:rPrChange>
              </w:rPr>
              <w:t>Mã ngôn ngữ lập trình</w:t>
            </w:r>
          </w:p>
        </w:tc>
      </w:tr>
      <w:tr w:rsidR="007A7A1B" w14:paraId="5A0D62A2"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7E194A18" w14:textId="77777777" w:rsidR="007A7A1B" w:rsidRPr="007F46F9" w:rsidRDefault="007A7A1B">
            <w:pPr>
              <w:spacing w:line="288" w:lineRule="auto"/>
              <w:ind w:right="-6"/>
              <w:jc w:val="center"/>
              <w:rPr>
                <w:rFonts w:ascii="Times New Roman" w:eastAsia="Times New Roman" w:hAnsi="Times New Roman"/>
                <w:b w:val="0"/>
                <w:sz w:val="24"/>
                <w:szCs w:val="24"/>
                <w:rPrChange w:id="1299" w:author="Tran Dang" w:date="2024-12-22T20:43:00Z">
                  <w:rPr>
                    <w:rFonts w:ascii="Times New Roman" w:eastAsia="Times New Roman" w:hAnsi="Times New Roman"/>
                    <w:sz w:val="26"/>
                  </w:rPr>
                </w:rPrChange>
              </w:rPr>
              <w:pPrChange w:id="1300" w:author="Tran Dang" w:date="2024-12-22T20:42:00Z">
                <w:pPr>
                  <w:spacing w:after="120" w:line="312" w:lineRule="auto"/>
                  <w:ind w:right="-6"/>
                  <w:jc w:val="center"/>
                </w:pPr>
              </w:pPrChange>
            </w:pPr>
            <w:r w:rsidRPr="007F46F9">
              <w:rPr>
                <w:rFonts w:ascii="Times New Roman" w:eastAsia="Times New Roman" w:hAnsi="Times New Roman"/>
                <w:b w:val="0"/>
                <w:sz w:val="24"/>
                <w:szCs w:val="24"/>
                <w:rPrChange w:id="1301" w:author="Tran Dang" w:date="2024-12-22T20:43:00Z">
                  <w:rPr>
                    <w:rFonts w:ascii="Times New Roman" w:eastAsia="Times New Roman" w:hAnsi="Times New Roman"/>
                    <w:sz w:val="26"/>
                  </w:rPr>
                </w:rPrChange>
              </w:rPr>
              <w:t>2</w:t>
            </w:r>
          </w:p>
        </w:tc>
        <w:tc>
          <w:tcPr>
            <w:tcW w:w="2268" w:type="dxa"/>
          </w:tcPr>
          <w:p w14:paraId="2B3C80FE" w14:textId="6C986BCE" w:rsidR="007A7A1B"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02" w:author="Tran Dang" w:date="2024-12-22T20:43:00Z">
                  <w:rPr>
                    <w:rFonts w:ascii="Times New Roman" w:eastAsia="Times New Roman" w:hAnsi="Times New Roman"/>
                    <w:sz w:val="26"/>
                  </w:rPr>
                </w:rPrChange>
              </w:rPr>
              <w:pPrChange w:id="1303"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04" w:author="Tran Dang" w:date="2024-12-22T20:43:00Z">
                  <w:rPr>
                    <w:rFonts w:ascii="Times New Roman" w:eastAsia="Times New Roman" w:hAnsi="Times New Roman"/>
                    <w:sz w:val="26"/>
                  </w:rPr>
                </w:rPrChange>
              </w:rPr>
              <w:t>LanguageName</w:t>
            </w:r>
          </w:p>
        </w:tc>
        <w:tc>
          <w:tcPr>
            <w:tcW w:w="2410" w:type="dxa"/>
          </w:tcPr>
          <w:p w14:paraId="4B2D56EE" w14:textId="77777777" w:rsidR="007A7A1B" w:rsidRPr="009B1C3A" w:rsidRDefault="007A7A1B">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05" w:author="Tran Dang" w:date="2024-12-22T20:43:00Z">
                  <w:rPr>
                    <w:rFonts w:ascii="Times New Roman" w:eastAsia="Times New Roman" w:hAnsi="Times New Roman"/>
                    <w:sz w:val="26"/>
                  </w:rPr>
                </w:rPrChange>
              </w:rPr>
              <w:pPrChange w:id="1306"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07" w:author="Tran Dang" w:date="2024-12-22T20:43:00Z">
                  <w:rPr>
                    <w:rFonts w:ascii="Times New Roman" w:eastAsia="Times New Roman" w:hAnsi="Times New Roman"/>
                    <w:sz w:val="26"/>
                  </w:rPr>
                </w:rPrChange>
              </w:rPr>
              <w:t>nvarchar(MAX)</w:t>
            </w:r>
          </w:p>
        </w:tc>
        <w:tc>
          <w:tcPr>
            <w:tcW w:w="2971" w:type="dxa"/>
          </w:tcPr>
          <w:p w14:paraId="256CCD51" w14:textId="527A952E" w:rsidR="007A7A1B"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08" w:author="Tran Dang" w:date="2024-12-22T20:43:00Z">
                  <w:rPr>
                    <w:rFonts w:ascii="Times New Roman" w:eastAsia="Times New Roman" w:hAnsi="Times New Roman"/>
                    <w:sz w:val="26"/>
                  </w:rPr>
                </w:rPrChange>
              </w:rPr>
              <w:pPrChange w:id="1309" w:author="Tran Dang" w:date="2024-12-22T20:42: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10" w:author="Tran Dang" w:date="2024-12-22T20:43:00Z">
                  <w:rPr>
                    <w:rFonts w:ascii="Times New Roman" w:eastAsia="Times New Roman" w:hAnsi="Times New Roman"/>
                    <w:sz w:val="26"/>
                  </w:rPr>
                </w:rPrChange>
              </w:rPr>
              <w:t>Tên ngôn ngữ lập trình</w:t>
            </w:r>
          </w:p>
        </w:tc>
      </w:tr>
    </w:tbl>
    <w:p w14:paraId="7CE79624" w14:textId="65B81138" w:rsidR="007A7A1B" w:rsidRDefault="007A7A1B" w:rsidP="00A5040F">
      <w:pPr>
        <w:pStyle w:val="bang"/>
      </w:pPr>
      <w:bookmarkStart w:id="1311" w:name="_Toc185794024"/>
      <w:r>
        <w:t>Bảng 2.</w:t>
      </w:r>
      <w:r w:rsidR="00021E98">
        <w:t>6</w:t>
      </w:r>
      <w:r>
        <w:t xml:space="preserve">. Bảng </w:t>
      </w:r>
      <w:r w:rsidR="00021E98">
        <w:t>Languages</w:t>
      </w:r>
      <w:bookmarkEnd w:id="1311"/>
    </w:p>
    <w:p w14:paraId="61797393" w14:textId="7B6D54EE" w:rsidR="00021E98" w:rsidRPr="00FE034E" w:rsidRDefault="00021E98" w:rsidP="00A5040F">
      <w:pPr>
        <w:pStyle w:val="c3"/>
        <w:rPr>
          <w:i/>
          <w:iCs/>
          <w:rPrChange w:id="1312" w:author="Tran Dang" w:date="2024-12-22T20:52:00Z">
            <w:rPr/>
          </w:rPrChange>
        </w:rPr>
      </w:pPr>
      <w:bookmarkStart w:id="1313" w:name="_Toc185793378"/>
      <w:bookmarkStart w:id="1314" w:name="_Toc185793454"/>
      <w:bookmarkStart w:id="1315" w:name="_Toc185793874"/>
      <w:r w:rsidRPr="00FE034E">
        <w:rPr>
          <w:i/>
          <w:iCs/>
          <w:rPrChange w:id="1316" w:author="Tran Dang" w:date="2024-12-22T20:52:00Z">
            <w:rPr/>
          </w:rPrChange>
        </w:rPr>
        <w:t>2.3.7. Bảng News</w:t>
      </w:r>
      <w:bookmarkEnd w:id="1313"/>
      <w:bookmarkEnd w:id="1314"/>
      <w:bookmarkEnd w:id="1315"/>
    </w:p>
    <w:p w14:paraId="0B53AD44" w14:textId="0CC17D9E" w:rsidR="00021E98" w:rsidRDefault="00021E98"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Bảng News là bảng dùng để lưu thông tin của bài viết trong hệ thống.</w:t>
      </w:r>
    </w:p>
    <w:tbl>
      <w:tblPr>
        <w:tblStyle w:val="GridTable4-Accent1"/>
        <w:tblW w:w="0" w:type="auto"/>
        <w:tblLook w:val="04A0" w:firstRow="1" w:lastRow="0" w:firstColumn="1" w:lastColumn="0" w:noHBand="0" w:noVBand="1"/>
      </w:tblPr>
      <w:tblGrid>
        <w:gridCol w:w="1413"/>
        <w:gridCol w:w="2268"/>
        <w:gridCol w:w="2410"/>
        <w:gridCol w:w="2971"/>
      </w:tblGrid>
      <w:tr w:rsidR="00021E98" w14:paraId="5443C122" w14:textId="77777777" w:rsidTr="00F53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42ABB88" w14:textId="77777777" w:rsidR="00021E98" w:rsidRPr="009B1C3A" w:rsidRDefault="00021E98">
            <w:pPr>
              <w:spacing w:line="288" w:lineRule="auto"/>
              <w:ind w:right="-6"/>
              <w:jc w:val="center"/>
              <w:rPr>
                <w:rFonts w:ascii="Times New Roman" w:eastAsia="Times New Roman" w:hAnsi="Times New Roman"/>
                <w:sz w:val="24"/>
                <w:szCs w:val="24"/>
                <w:rPrChange w:id="1317" w:author="Tran Dang" w:date="2024-12-22T20:43:00Z">
                  <w:rPr>
                    <w:rFonts w:ascii="Times New Roman" w:eastAsia="Times New Roman" w:hAnsi="Times New Roman"/>
                    <w:b w:val="0"/>
                    <w:bCs w:val="0"/>
                    <w:sz w:val="26"/>
                  </w:rPr>
                </w:rPrChange>
              </w:rPr>
              <w:pPrChange w:id="1318" w:author="Tran Dang" w:date="2024-12-22T20:43:00Z">
                <w:pPr>
                  <w:spacing w:after="120" w:line="312" w:lineRule="auto"/>
                  <w:ind w:right="-6"/>
                  <w:jc w:val="center"/>
                </w:pPr>
              </w:pPrChange>
            </w:pPr>
            <w:r w:rsidRPr="009B1C3A">
              <w:rPr>
                <w:rFonts w:ascii="Times New Roman" w:eastAsia="Times New Roman" w:hAnsi="Times New Roman"/>
                <w:sz w:val="24"/>
                <w:szCs w:val="24"/>
                <w:rPrChange w:id="1319" w:author="Tran Dang" w:date="2024-12-22T20:43:00Z">
                  <w:rPr>
                    <w:rFonts w:ascii="Times New Roman" w:eastAsia="Times New Roman" w:hAnsi="Times New Roman"/>
                    <w:sz w:val="26"/>
                  </w:rPr>
                </w:rPrChange>
              </w:rPr>
              <w:t>STT</w:t>
            </w:r>
          </w:p>
        </w:tc>
        <w:tc>
          <w:tcPr>
            <w:tcW w:w="2268" w:type="dxa"/>
          </w:tcPr>
          <w:p w14:paraId="1669223B"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20" w:author="Tran Dang" w:date="2024-12-22T20:43:00Z">
                  <w:rPr>
                    <w:rFonts w:ascii="Times New Roman" w:eastAsia="Times New Roman" w:hAnsi="Times New Roman"/>
                    <w:b w:val="0"/>
                    <w:bCs w:val="0"/>
                    <w:sz w:val="26"/>
                  </w:rPr>
                </w:rPrChange>
              </w:rPr>
              <w:pPrChange w:id="1321"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22" w:author="Tran Dang" w:date="2024-12-22T20:43:00Z">
                  <w:rPr>
                    <w:rFonts w:ascii="Times New Roman" w:eastAsia="Times New Roman" w:hAnsi="Times New Roman"/>
                    <w:sz w:val="26"/>
                  </w:rPr>
                </w:rPrChange>
              </w:rPr>
              <w:t>Tên thuộc tính</w:t>
            </w:r>
          </w:p>
        </w:tc>
        <w:tc>
          <w:tcPr>
            <w:tcW w:w="2410" w:type="dxa"/>
          </w:tcPr>
          <w:p w14:paraId="5A52F265"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23" w:author="Tran Dang" w:date="2024-12-22T20:43:00Z">
                  <w:rPr>
                    <w:rFonts w:ascii="Times New Roman" w:eastAsia="Times New Roman" w:hAnsi="Times New Roman"/>
                    <w:b w:val="0"/>
                    <w:bCs w:val="0"/>
                    <w:sz w:val="26"/>
                  </w:rPr>
                </w:rPrChange>
              </w:rPr>
              <w:pPrChange w:id="1324"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25" w:author="Tran Dang" w:date="2024-12-22T20:43:00Z">
                  <w:rPr>
                    <w:rFonts w:ascii="Times New Roman" w:eastAsia="Times New Roman" w:hAnsi="Times New Roman"/>
                    <w:sz w:val="26"/>
                  </w:rPr>
                </w:rPrChange>
              </w:rPr>
              <w:t>Kiểu dữ liệu</w:t>
            </w:r>
          </w:p>
        </w:tc>
        <w:tc>
          <w:tcPr>
            <w:tcW w:w="2971" w:type="dxa"/>
          </w:tcPr>
          <w:p w14:paraId="3B29F90A"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26" w:author="Tran Dang" w:date="2024-12-22T20:43:00Z">
                  <w:rPr>
                    <w:rFonts w:ascii="Times New Roman" w:eastAsia="Times New Roman" w:hAnsi="Times New Roman"/>
                    <w:b w:val="0"/>
                    <w:bCs w:val="0"/>
                    <w:sz w:val="26"/>
                  </w:rPr>
                </w:rPrChange>
              </w:rPr>
              <w:pPrChange w:id="1327"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28" w:author="Tran Dang" w:date="2024-12-22T20:43:00Z">
                  <w:rPr>
                    <w:rFonts w:ascii="Times New Roman" w:eastAsia="Times New Roman" w:hAnsi="Times New Roman"/>
                    <w:sz w:val="26"/>
                  </w:rPr>
                </w:rPrChange>
              </w:rPr>
              <w:t>Mô tả</w:t>
            </w:r>
          </w:p>
        </w:tc>
      </w:tr>
      <w:tr w:rsidR="00021E98" w14:paraId="63E671AD"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65520A6" w14:textId="77777777" w:rsidR="00021E98" w:rsidRPr="007F46F9" w:rsidRDefault="00021E98">
            <w:pPr>
              <w:spacing w:line="288" w:lineRule="auto"/>
              <w:ind w:right="-6"/>
              <w:jc w:val="center"/>
              <w:rPr>
                <w:rFonts w:ascii="Times New Roman" w:eastAsia="Times New Roman" w:hAnsi="Times New Roman"/>
                <w:b w:val="0"/>
                <w:sz w:val="24"/>
                <w:szCs w:val="24"/>
                <w:rPrChange w:id="1329" w:author="Tran Dang" w:date="2024-12-22T20:43:00Z">
                  <w:rPr>
                    <w:rFonts w:ascii="Times New Roman" w:eastAsia="Times New Roman" w:hAnsi="Times New Roman"/>
                    <w:sz w:val="26"/>
                  </w:rPr>
                </w:rPrChange>
              </w:rPr>
              <w:pPrChange w:id="1330"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331" w:author="Tran Dang" w:date="2024-12-22T20:43:00Z">
                  <w:rPr>
                    <w:rFonts w:ascii="Times New Roman" w:eastAsia="Times New Roman" w:hAnsi="Times New Roman"/>
                    <w:sz w:val="26"/>
                  </w:rPr>
                </w:rPrChange>
              </w:rPr>
              <w:t>1</w:t>
            </w:r>
          </w:p>
        </w:tc>
        <w:tc>
          <w:tcPr>
            <w:tcW w:w="2268" w:type="dxa"/>
          </w:tcPr>
          <w:p w14:paraId="4AD25E57" w14:textId="46C483D3"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332" w:author="Tran Dang" w:date="2024-12-22T20:43:00Z">
                  <w:rPr>
                    <w:rFonts w:ascii="Times New Roman" w:eastAsia="Times New Roman" w:hAnsi="Times New Roman"/>
                    <w:sz w:val="26"/>
                  </w:rPr>
                </w:rPrChange>
              </w:rPr>
              <w:pPrChange w:id="1333"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334" w:author="Tran Dang" w:date="2024-12-22T20:43:00Z">
                  <w:rPr>
                    <w:rFonts w:ascii="Times New Roman" w:eastAsia="Times New Roman" w:hAnsi="Times New Roman"/>
                    <w:sz w:val="26"/>
                  </w:rPr>
                </w:rPrChange>
              </w:rPr>
              <w:t>NewId</w:t>
            </w:r>
          </w:p>
        </w:tc>
        <w:tc>
          <w:tcPr>
            <w:tcW w:w="2410" w:type="dxa"/>
          </w:tcPr>
          <w:p w14:paraId="037A07E0"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335" w:author="Tran Dang" w:date="2024-12-22T20:43:00Z">
                  <w:rPr>
                    <w:rFonts w:ascii="Times New Roman" w:eastAsia="Times New Roman" w:hAnsi="Times New Roman"/>
                    <w:sz w:val="26"/>
                  </w:rPr>
                </w:rPrChange>
              </w:rPr>
              <w:pPrChange w:id="1336"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337" w:author="Tran Dang" w:date="2024-12-22T20:43:00Z">
                  <w:rPr>
                    <w:rFonts w:ascii="Times New Roman" w:eastAsia="Times New Roman" w:hAnsi="Times New Roman"/>
                    <w:sz w:val="26"/>
                  </w:rPr>
                </w:rPrChange>
              </w:rPr>
              <w:t>int</w:t>
            </w:r>
          </w:p>
        </w:tc>
        <w:tc>
          <w:tcPr>
            <w:tcW w:w="2971" w:type="dxa"/>
          </w:tcPr>
          <w:p w14:paraId="7B8CCECC" w14:textId="05C1E61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338" w:author="Tran Dang" w:date="2024-12-22T20:43:00Z">
                  <w:rPr>
                    <w:rFonts w:ascii="Times New Roman" w:eastAsia="Times New Roman" w:hAnsi="Times New Roman"/>
                    <w:sz w:val="26"/>
                  </w:rPr>
                </w:rPrChange>
              </w:rPr>
              <w:pPrChange w:id="1339"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340" w:author="Tran Dang" w:date="2024-12-22T20:43:00Z">
                  <w:rPr>
                    <w:rFonts w:ascii="Times New Roman" w:eastAsia="Times New Roman" w:hAnsi="Times New Roman"/>
                    <w:sz w:val="26"/>
                  </w:rPr>
                </w:rPrChange>
              </w:rPr>
              <w:t>Mã bài viết</w:t>
            </w:r>
          </w:p>
        </w:tc>
      </w:tr>
      <w:tr w:rsidR="00021E98" w14:paraId="1E93F260"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1AA3E692" w14:textId="77777777" w:rsidR="00021E98" w:rsidRPr="007F46F9" w:rsidRDefault="00021E98">
            <w:pPr>
              <w:spacing w:line="288" w:lineRule="auto"/>
              <w:ind w:right="-6"/>
              <w:jc w:val="center"/>
              <w:rPr>
                <w:rFonts w:ascii="Times New Roman" w:eastAsia="Times New Roman" w:hAnsi="Times New Roman"/>
                <w:b w:val="0"/>
                <w:sz w:val="24"/>
                <w:szCs w:val="24"/>
                <w:rPrChange w:id="1341" w:author="Tran Dang" w:date="2024-12-22T20:43:00Z">
                  <w:rPr>
                    <w:rFonts w:ascii="Times New Roman" w:eastAsia="Times New Roman" w:hAnsi="Times New Roman"/>
                    <w:sz w:val="26"/>
                  </w:rPr>
                </w:rPrChange>
              </w:rPr>
              <w:pPrChange w:id="1342"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343" w:author="Tran Dang" w:date="2024-12-22T20:43:00Z">
                  <w:rPr>
                    <w:rFonts w:ascii="Times New Roman" w:eastAsia="Times New Roman" w:hAnsi="Times New Roman"/>
                    <w:sz w:val="26"/>
                  </w:rPr>
                </w:rPrChange>
              </w:rPr>
              <w:t>2</w:t>
            </w:r>
          </w:p>
        </w:tc>
        <w:tc>
          <w:tcPr>
            <w:tcW w:w="2268" w:type="dxa"/>
          </w:tcPr>
          <w:p w14:paraId="1CD13806" w14:textId="2234DA60"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44" w:author="Tran Dang" w:date="2024-12-22T20:43:00Z">
                  <w:rPr>
                    <w:rFonts w:ascii="Times New Roman" w:eastAsia="Times New Roman" w:hAnsi="Times New Roman"/>
                    <w:sz w:val="26"/>
                  </w:rPr>
                </w:rPrChange>
              </w:rPr>
              <w:pPrChange w:id="1345"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46" w:author="Tran Dang" w:date="2024-12-22T20:43:00Z">
                  <w:rPr>
                    <w:rFonts w:ascii="Times New Roman" w:eastAsia="Times New Roman" w:hAnsi="Times New Roman"/>
                    <w:sz w:val="26"/>
                  </w:rPr>
                </w:rPrChange>
              </w:rPr>
              <w:t>Title</w:t>
            </w:r>
          </w:p>
        </w:tc>
        <w:tc>
          <w:tcPr>
            <w:tcW w:w="2410" w:type="dxa"/>
          </w:tcPr>
          <w:p w14:paraId="215EEE83" w14:textId="7777777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47" w:author="Tran Dang" w:date="2024-12-22T20:43:00Z">
                  <w:rPr>
                    <w:rFonts w:ascii="Times New Roman" w:eastAsia="Times New Roman" w:hAnsi="Times New Roman"/>
                    <w:sz w:val="26"/>
                  </w:rPr>
                </w:rPrChange>
              </w:rPr>
              <w:pPrChange w:id="1348"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49" w:author="Tran Dang" w:date="2024-12-22T20:43:00Z">
                  <w:rPr>
                    <w:rFonts w:ascii="Times New Roman" w:eastAsia="Times New Roman" w:hAnsi="Times New Roman"/>
                    <w:sz w:val="26"/>
                  </w:rPr>
                </w:rPrChange>
              </w:rPr>
              <w:t>nvarchar(MAX)</w:t>
            </w:r>
          </w:p>
        </w:tc>
        <w:tc>
          <w:tcPr>
            <w:tcW w:w="2971" w:type="dxa"/>
          </w:tcPr>
          <w:p w14:paraId="51F0D122" w14:textId="0ABD089B"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50" w:author="Tran Dang" w:date="2024-12-22T20:43:00Z">
                  <w:rPr>
                    <w:rFonts w:ascii="Times New Roman" w:eastAsia="Times New Roman" w:hAnsi="Times New Roman"/>
                    <w:sz w:val="26"/>
                  </w:rPr>
                </w:rPrChange>
              </w:rPr>
              <w:pPrChange w:id="1351"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52" w:author="Tran Dang" w:date="2024-12-22T20:43:00Z">
                  <w:rPr>
                    <w:rFonts w:ascii="Times New Roman" w:eastAsia="Times New Roman" w:hAnsi="Times New Roman"/>
                    <w:sz w:val="26"/>
                  </w:rPr>
                </w:rPrChange>
              </w:rPr>
              <w:t>Tiêu đề của bài viết</w:t>
            </w:r>
          </w:p>
        </w:tc>
      </w:tr>
      <w:tr w:rsidR="00021E98" w14:paraId="4EBA796B"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CC60B5E" w14:textId="77777777" w:rsidR="00021E98" w:rsidRPr="007F46F9" w:rsidRDefault="00021E98">
            <w:pPr>
              <w:spacing w:line="288" w:lineRule="auto"/>
              <w:ind w:right="-6"/>
              <w:jc w:val="center"/>
              <w:rPr>
                <w:rFonts w:ascii="Times New Roman" w:eastAsia="Times New Roman" w:hAnsi="Times New Roman"/>
                <w:b w:val="0"/>
                <w:sz w:val="24"/>
                <w:szCs w:val="24"/>
                <w:rPrChange w:id="1353" w:author="Tran Dang" w:date="2024-12-22T20:43:00Z">
                  <w:rPr>
                    <w:rFonts w:ascii="Times New Roman" w:eastAsia="Times New Roman" w:hAnsi="Times New Roman"/>
                    <w:sz w:val="26"/>
                  </w:rPr>
                </w:rPrChange>
              </w:rPr>
              <w:pPrChange w:id="1354"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355" w:author="Tran Dang" w:date="2024-12-22T20:43:00Z">
                  <w:rPr>
                    <w:rFonts w:ascii="Times New Roman" w:eastAsia="Times New Roman" w:hAnsi="Times New Roman"/>
                    <w:sz w:val="26"/>
                  </w:rPr>
                </w:rPrChange>
              </w:rPr>
              <w:t>3</w:t>
            </w:r>
          </w:p>
        </w:tc>
        <w:tc>
          <w:tcPr>
            <w:tcW w:w="2268" w:type="dxa"/>
          </w:tcPr>
          <w:p w14:paraId="44AEDB5B" w14:textId="7A18449C"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356" w:author="Tran Dang" w:date="2024-12-22T20:43:00Z">
                  <w:rPr>
                    <w:rFonts w:ascii="Times New Roman" w:eastAsia="Times New Roman" w:hAnsi="Times New Roman"/>
                    <w:sz w:val="26"/>
                  </w:rPr>
                </w:rPrChange>
              </w:rPr>
              <w:pPrChange w:id="1357"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358" w:author="Tran Dang" w:date="2024-12-22T20:43:00Z">
                  <w:rPr>
                    <w:rFonts w:ascii="Times New Roman" w:eastAsia="Times New Roman" w:hAnsi="Times New Roman"/>
                    <w:sz w:val="26"/>
                  </w:rPr>
                </w:rPrChange>
              </w:rPr>
              <w:t>Sumary</w:t>
            </w:r>
          </w:p>
        </w:tc>
        <w:tc>
          <w:tcPr>
            <w:tcW w:w="2410" w:type="dxa"/>
          </w:tcPr>
          <w:p w14:paraId="03221378"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359" w:author="Tran Dang" w:date="2024-12-22T20:43:00Z">
                  <w:rPr>
                    <w:rFonts w:ascii="Times New Roman" w:eastAsia="Times New Roman" w:hAnsi="Times New Roman"/>
                    <w:sz w:val="26"/>
                  </w:rPr>
                </w:rPrChange>
              </w:rPr>
              <w:pPrChange w:id="1360"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361" w:author="Tran Dang" w:date="2024-12-22T20:43:00Z">
                  <w:rPr>
                    <w:rFonts w:ascii="Times New Roman" w:eastAsia="Times New Roman" w:hAnsi="Times New Roman"/>
                    <w:sz w:val="26"/>
                  </w:rPr>
                </w:rPrChange>
              </w:rPr>
              <w:t>Nvarchar(MAX)</w:t>
            </w:r>
          </w:p>
        </w:tc>
        <w:tc>
          <w:tcPr>
            <w:tcW w:w="2971" w:type="dxa"/>
          </w:tcPr>
          <w:p w14:paraId="4D519B2A" w14:textId="14757779"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362" w:author="Tran Dang" w:date="2024-12-22T20:43:00Z">
                  <w:rPr>
                    <w:rFonts w:ascii="Times New Roman" w:eastAsia="Times New Roman" w:hAnsi="Times New Roman"/>
                    <w:sz w:val="26"/>
                  </w:rPr>
                </w:rPrChange>
              </w:rPr>
              <w:pPrChange w:id="1363"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364" w:author="Tran Dang" w:date="2024-12-22T20:43:00Z">
                  <w:rPr>
                    <w:rFonts w:ascii="Times New Roman" w:eastAsia="Times New Roman" w:hAnsi="Times New Roman"/>
                    <w:sz w:val="26"/>
                  </w:rPr>
                </w:rPrChange>
              </w:rPr>
              <w:t>Tóm tắc bài viết</w:t>
            </w:r>
          </w:p>
        </w:tc>
      </w:tr>
      <w:tr w:rsidR="00021E98" w14:paraId="7678B7CA"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62D0E293" w14:textId="77777777" w:rsidR="00021E98" w:rsidRPr="007F46F9" w:rsidRDefault="00021E98">
            <w:pPr>
              <w:spacing w:line="288" w:lineRule="auto"/>
              <w:ind w:right="-6"/>
              <w:jc w:val="center"/>
              <w:rPr>
                <w:rFonts w:ascii="Times New Roman" w:eastAsia="Times New Roman" w:hAnsi="Times New Roman"/>
                <w:b w:val="0"/>
                <w:sz w:val="24"/>
                <w:szCs w:val="24"/>
                <w:rPrChange w:id="1365" w:author="Tran Dang" w:date="2024-12-22T20:43:00Z">
                  <w:rPr>
                    <w:rFonts w:ascii="Times New Roman" w:eastAsia="Times New Roman" w:hAnsi="Times New Roman"/>
                    <w:sz w:val="26"/>
                  </w:rPr>
                </w:rPrChange>
              </w:rPr>
              <w:pPrChange w:id="1366"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367" w:author="Tran Dang" w:date="2024-12-22T20:43:00Z">
                  <w:rPr>
                    <w:rFonts w:ascii="Times New Roman" w:eastAsia="Times New Roman" w:hAnsi="Times New Roman"/>
                    <w:sz w:val="26"/>
                  </w:rPr>
                </w:rPrChange>
              </w:rPr>
              <w:t>4</w:t>
            </w:r>
          </w:p>
        </w:tc>
        <w:tc>
          <w:tcPr>
            <w:tcW w:w="2268" w:type="dxa"/>
          </w:tcPr>
          <w:p w14:paraId="0291000A" w14:textId="1137F9A4"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68" w:author="Tran Dang" w:date="2024-12-22T20:43:00Z">
                  <w:rPr>
                    <w:rFonts w:ascii="Times New Roman" w:eastAsia="Times New Roman" w:hAnsi="Times New Roman"/>
                    <w:sz w:val="26"/>
                  </w:rPr>
                </w:rPrChange>
              </w:rPr>
              <w:pPrChange w:id="1369"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70" w:author="Tran Dang" w:date="2024-12-22T20:43:00Z">
                  <w:rPr>
                    <w:rFonts w:ascii="Times New Roman" w:eastAsia="Times New Roman" w:hAnsi="Times New Roman"/>
                    <w:sz w:val="26"/>
                  </w:rPr>
                </w:rPrChange>
              </w:rPr>
              <w:t>Content</w:t>
            </w:r>
          </w:p>
        </w:tc>
        <w:tc>
          <w:tcPr>
            <w:tcW w:w="2410" w:type="dxa"/>
          </w:tcPr>
          <w:p w14:paraId="0FBB42EC" w14:textId="7777777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71" w:author="Tran Dang" w:date="2024-12-22T20:43:00Z">
                  <w:rPr>
                    <w:rFonts w:ascii="Times New Roman" w:eastAsia="Times New Roman" w:hAnsi="Times New Roman"/>
                    <w:sz w:val="26"/>
                  </w:rPr>
                </w:rPrChange>
              </w:rPr>
              <w:pPrChange w:id="1372"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73" w:author="Tran Dang" w:date="2024-12-22T20:43:00Z">
                  <w:rPr>
                    <w:rFonts w:ascii="Times New Roman" w:eastAsia="Times New Roman" w:hAnsi="Times New Roman"/>
                    <w:sz w:val="26"/>
                  </w:rPr>
                </w:rPrChange>
              </w:rPr>
              <w:t>Nvarchar(MAX)</w:t>
            </w:r>
          </w:p>
        </w:tc>
        <w:tc>
          <w:tcPr>
            <w:tcW w:w="2971" w:type="dxa"/>
          </w:tcPr>
          <w:p w14:paraId="1E030F90" w14:textId="703BD013"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74" w:author="Tran Dang" w:date="2024-12-22T20:43:00Z">
                  <w:rPr>
                    <w:rFonts w:ascii="Times New Roman" w:eastAsia="Times New Roman" w:hAnsi="Times New Roman"/>
                    <w:sz w:val="26"/>
                  </w:rPr>
                </w:rPrChange>
              </w:rPr>
              <w:pPrChange w:id="1375"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76" w:author="Tran Dang" w:date="2024-12-22T20:43:00Z">
                  <w:rPr>
                    <w:rFonts w:ascii="Times New Roman" w:eastAsia="Times New Roman" w:hAnsi="Times New Roman"/>
                    <w:sz w:val="26"/>
                  </w:rPr>
                </w:rPrChange>
              </w:rPr>
              <w:t>Nội dung bài viết</w:t>
            </w:r>
          </w:p>
        </w:tc>
      </w:tr>
      <w:tr w:rsidR="00021E98" w14:paraId="2A376629"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02FAE3B" w14:textId="77777777" w:rsidR="00021E98" w:rsidRPr="007F46F9" w:rsidRDefault="00021E98">
            <w:pPr>
              <w:spacing w:line="288" w:lineRule="auto"/>
              <w:ind w:right="-6"/>
              <w:jc w:val="center"/>
              <w:rPr>
                <w:rFonts w:ascii="Times New Roman" w:eastAsia="Times New Roman" w:hAnsi="Times New Roman"/>
                <w:b w:val="0"/>
                <w:sz w:val="24"/>
                <w:szCs w:val="24"/>
                <w:rPrChange w:id="1377" w:author="Tran Dang" w:date="2024-12-22T20:43:00Z">
                  <w:rPr>
                    <w:rFonts w:ascii="Times New Roman" w:eastAsia="Times New Roman" w:hAnsi="Times New Roman"/>
                    <w:sz w:val="26"/>
                  </w:rPr>
                </w:rPrChange>
              </w:rPr>
              <w:pPrChange w:id="1378"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379" w:author="Tran Dang" w:date="2024-12-22T20:43:00Z">
                  <w:rPr>
                    <w:rFonts w:ascii="Times New Roman" w:eastAsia="Times New Roman" w:hAnsi="Times New Roman"/>
                    <w:sz w:val="26"/>
                  </w:rPr>
                </w:rPrChange>
              </w:rPr>
              <w:t>5</w:t>
            </w:r>
          </w:p>
        </w:tc>
        <w:tc>
          <w:tcPr>
            <w:tcW w:w="2268" w:type="dxa"/>
          </w:tcPr>
          <w:p w14:paraId="103BCC01"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380" w:author="Tran Dang" w:date="2024-12-22T20:43:00Z">
                  <w:rPr>
                    <w:rFonts w:ascii="Times New Roman" w:eastAsia="Times New Roman" w:hAnsi="Times New Roman"/>
                    <w:sz w:val="26"/>
                  </w:rPr>
                </w:rPrChange>
              </w:rPr>
              <w:pPrChange w:id="1381"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382" w:author="Tran Dang" w:date="2024-12-22T20:43:00Z">
                  <w:rPr>
                    <w:rFonts w:ascii="Times New Roman" w:eastAsia="Times New Roman" w:hAnsi="Times New Roman"/>
                    <w:sz w:val="26"/>
                  </w:rPr>
                </w:rPrChange>
              </w:rPr>
              <w:t>CreaDate</w:t>
            </w:r>
          </w:p>
        </w:tc>
        <w:tc>
          <w:tcPr>
            <w:tcW w:w="2410" w:type="dxa"/>
          </w:tcPr>
          <w:p w14:paraId="610DE92D"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383" w:author="Tran Dang" w:date="2024-12-22T20:43:00Z">
                  <w:rPr>
                    <w:rFonts w:ascii="Times New Roman" w:eastAsia="Times New Roman" w:hAnsi="Times New Roman"/>
                    <w:sz w:val="26"/>
                  </w:rPr>
                </w:rPrChange>
              </w:rPr>
              <w:pPrChange w:id="1384"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385" w:author="Tran Dang" w:date="2024-12-22T20:43:00Z">
                  <w:rPr>
                    <w:rFonts w:ascii="Times New Roman" w:eastAsia="Times New Roman" w:hAnsi="Times New Roman"/>
                    <w:sz w:val="26"/>
                  </w:rPr>
                </w:rPrChange>
              </w:rPr>
              <w:t>Datetime</w:t>
            </w:r>
          </w:p>
        </w:tc>
        <w:tc>
          <w:tcPr>
            <w:tcW w:w="2971" w:type="dxa"/>
          </w:tcPr>
          <w:p w14:paraId="6DB740A2"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386" w:author="Tran Dang" w:date="2024-12-22T20:43:00Z">
                  <w:rPr>
                    <w:rFonts w:ascii="Times New Roman" w:eastAsia="Times New Roman" w:hAnsi="Times New Roman"/>
                    <w:sz w:val="26"/>
                  </w:rPr>
                </w:rPrChange>
              </w:rPr>
              <w:pPrChange w:id="1387"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388" w:author="Tran Dang" w:date="2024-12-22T20:43:00Z">
                  <w:rPr>
                    <w:rFonts w:ascii="Times New Roman" w:eastAsia="Times New Roman" w:hAnsi="Times New Roman"/>
                    <w:sz w:val="26"/>
                  </w:rPr>
                </w:rPrChange>
              </w:rPr>
              <w:t>Ngày lập</w:t>
            </w:r>
          </w:p>
        </w:tc>
      </w:tr>
      <w:tr w:rsidR="00021E98" w14:paraId="6C198909"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2A570E89" w14:textId="77777777" w:rsidR="00021E98" w:rsidRPr="007F46F9" w:rsidRDefault="00021E98">
            <w:pPr>
              <w:spacing w:line="288" w:lineRule="auto"/>
              <w:ind w:right="-6"/>
              <w:jc w:val="center"/>
              <w:rPr>
                <w:rFonts w:ascii="Times New Roman" w:eastAsia="Times New Roman" w:hAnsi="Times New Roman"/>
                <w:b w:val="0"/>
                <w:sz w:val="24"/>
                <w:szCs w:val="24"/>
                <w:rPrChange w:id="1389" w:author="Tran Dang" w:date="2024-12-22T20:43:00Z">
                  <w:rPr>
                    <w:rFonts w:ascii="Times New Roman" w:eastAsia="Times New Roman" w:hAnsi="Times New Roman"/>
                    <w:sz w:val="26"/>
                  </w:rPr>
                </w:rPrChange>
              </w:rPr>
              <w:pPrChange w:id="1390"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391" w:author="Tran Dang" w:date="2024-12-22T20:43:00Z">
                  <w:rPr>
                    <w:rFonts w:ascii="Times New Roman" w:eastAsia="Times New Roman" w:hAnsi="Times New Roman"/>
                    <w:sz w:val="26"/>
                  </w:rPr>
                </w:rPrChange>
              </w:rPr>
              <w:t>6</w:t>
            </w:r>
          </w:p>
        </w:tc>
        <w:tc>
          <w:tcPr>
            <w:tcW w:w="2268" w:type="dxa"/>
          </w:tcPr>
          <w:p w14:paraId="68D556DD" w14:textId="7777777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92" w:author="Tran Dang" w:date="2024-12-22T20:43:00Z">
                  <w:rPr>
                    <w:rFonts w:ascii="Times New Roman" w:eastAsia="Times New Roman" w:hAnsi="Times New Roman"/>
                    <w:sz w:val="26"/>
                  </w:rPr>
                </w:rPrChange>
              </w:rPr>
              <w:pPrChange w:id="1393"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94" w:author="Tran Dang" w:date="2024-12-22T20:43:00Z">
                  <w:rPr>
                    <w:rFonts w:ascii="Times New Roman" w:eastAsia="Times New Roman" w:hAnsi="Times New Roman"/>
                    <w:sz w:val="26"/>
                  </w:rPr>
                </w:rPrChange>
              </w:rPr>
              <w:t>ModDate</w:t>
            </w:r>
          </w:p>
        </w:tc>
        <w:tc>
          <w:tcPr>
            <w:tcW w:w="2410" w:type="dxa"/>
          </w:tcPr>
          <w:p w14:paraId="5B7245DC" w14:textId="7777777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95" w:author="Tran Dang" w:date="2024-12-22T20:43:00Z">
                  <w:rPr>
                    <w:rFonts w:ascii="Times New Roman" w:eastAsia="Times New Roman" w:hAnsi="Times New Roman"/>
                    <w:sz w:val="26"/>
                  </w:rPr>
                </w:rPrChange>
              </w:rPr>
              <w:pPrChange w:id="1396"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397" w:author="Tran Dang" w:date="2024-12-22T20:43:00Z">
                  <w:rPr>
                    <w:rFonts w:ascii="Times New Roman" w:eastAsia="Times New Roman" w:hAnsi="Times New Roman"/>
                    <w:sz w:val="26"/>
                  </w:rPr>
                </w:rPrChange>
              </w:rPr>
              <w:t>Datetime</w:t>
            </w:r>
          </w:p>
        </w:tc>
        <w:tc>
          <w:tcPr>
            <w:tcW w:w="2971" w:type="dxa"/>
          </w:tcPr>
          <w:p w14:paraId="49EEE023" w14:textId="7777777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398" w:author="Tran Dang" w:date="2024-12-22T20:43:00Z">
                  <w:rPr>
                    <w:rFonts w:ascii="Times New Roman" w:eastAsia="Times New Roman" w:hAnsi="Times New Roman"/>
                    <w:sz w:val="26"/>
                  </w:rPr>
                </w:rPrChange>
              </w:rPr>
              <w:pPrChange w:id="1399"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00" w:author="Tran Dang" w:date="2024-12-22T20:43:00Z">
                  <w:rPr>
                    <w:rFonts w:ascii="Times New Roman" w:eastAsia="Times New Roman" w:hAnsi="Times New Roman"/>
                    <w:sz w:val="26"/>
                  </w:rPr>
                </w:rPrChange>
              </w:rPr>
              <w:t>Ngày chỉnh sửa</w:t>
            </w:r>
          </w:p>
        </w:tc>
      </w:tr>
      <w:tr w:rsidR="00021E98" w14:paraId="627706AC"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AB14CF" w14:textId="77777777" w:rsidR="00021E98" w:rsidRPr="007F46F9" w:rsidRDefault="00021E98">
            <w:pPr>
              <w:spacing w:line="288" w:lineRule="auto"/>
              <w:ind w:right="-6"/>
              <w:jc w:val="center"/>
              <w:rPr>
                <w:rFonts w:ascii="Times New Roman" w:eastAsia="Times New Roman" w:hAnsi="Times New Roman"/>
                <w:b w:val="0"/>
                <w:sz w:val="24"/>
                <w:szCs w:val="24"/>
                <w:rPrChange w:id="1401" w:author="Tran Dang" w:date="2024-12-22T20:43:00Z">
                  <w:rPr>
                    <w:rFonts w:ascii="Times New Roman" w:eastAsia="Times New Roman" w:hAnsi="Times New Roman"/>
                    <w:sz w:val="26"/>
                  </w:rPr>
                </w:rPrChange>
              </w:rPr>
              <w:pPrChange w:id="1402"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403" w:author="Tran Dang" w:date="2024-12-22T20:43:00Z">
                  <w:rPr>
                    <w:rFonts w:ascii="Times New Roman" w:eastAsia="Times New Roman" w:hAnsi="Times New Roman"/>
                    <w:sz w:val="26"/>
                  </w:rPr>
                </w:rPrChange>
              </w:rPr>
              <w:t>7</w:t>
            </w:r>
          </w:p>
        </w:tc>
        <w:tc>
          <w:tcPr>
            <w:tcW w:w="2268" w:type="dxa"/>
          </w:tcPr>
          <w:p w14:paraId="004A0A77"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04" w:author="Tran Dang" w:date="2024-12-22T20:43:00Z">
                  <w:rPr>
                    <w:rFonts w:ascii="Times New Roman" w:eastAsia="Times New Roman" w:hAnsi="Times New Roman"/>
                    <w:sz w:val="26"/>
                  </w:rPr>
                </w:rPrChange>
              </w:rPr>
              <w:pPrChange w:id="1405"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06" w:author="Tran Dang" w:date="2024-12-22T20:43:00Z">
                  <w:rPr>
                    <w:rFonts w:ascii="Times New Roman" w:eastAsia="Times New Roman" w:hAnsi="Times New Roman"/>
                    <w:sz w:val="26"/>
                  </w:rPr>
                </w:rPrChange>
              </w:rPr>
              <w:t>IsDeleted</w:t>
            </w:r>
          </w:p>
        </w:tc>
        <w:tc>
          <w:tcPr>
            <w:tcW w:w="2410" w:type="dxa"/>
          </w:tcPr>
          <w:p w14:paraId="338032BA"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07" w:author="Tran Dang" w:date="2024-12-22T20:43:00Z">
                  <w:rPr>
                    <w:rFonts w:ascii="Times New Roman" w:eastAsia="Times New Roman" w:hAnsi="Times New Roman"/>
                    <w:sz w:val="26"/>
                  </w:rPr>
                </w:rPrChange>
              </w:rPr>
              <w:pPrChange w:id="1408"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09" w:author="Tran Dang" w:date="2024-12-22T20:43:00Z">
                  <w:rPr>
                    <w:rFonts w:ascii="Times New Roman" w:eastAsia="Times New Roman" w:hAnsi="Times New Roman"/>
                    <w:sz w:val="26"/>
                  </w:rPr>
                </w:rPrChange>
              </w:rPr>
              <w:t>Bit</w:t>
            </w:r>
          </w:p>
        </w:tc>
        <w:tc>
          <w:tcPr>
            <w:tcW w:w="2971" w:type="dxa"/>
          </w:tcPr>
          <w:p w14:paraId="5826C597"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10" w:author="Tran Dang" w:date="2024-12-22T20:43:00Z">
                  <w:rPr>
                    <w:rFonts w:ascii="Times New Roman" w:eastAsia="Times New Roman" w:hAnsi="Times New Roman"/>
                    <w:sz w:val="26"/>
                  </w:rPr>
                </w:rPrChange>
              </w:rPr>
              <w:pPrChange w:id="1411"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12" w:author="Tran Dang" w:date="2024-12-22T20:43:00Z">
                  <w:rPr>
                    <w:rFonts w:ascii="Times New Roman" w:eastAsia="Times New Roman" w:hAnsi="Times New Roman"/>
                    <w:sz w:val="26"/>
                  </w:rPr>
                </w:rPrChange>
              </w:rPr>
              <w:t>Đã xóa</w:t>
            </w:r>
          </w:p>
        </w:tc>
      </w:tr>
      <w:tr w:rsidR="00021E98" w14:paraId="2460FE10"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0B47E601" w14:textId="77777777" w:rsidR="00021E98" w:rsidRPr="007F46F9" w:rsidRDefault="00021E98">
            <w:pPr>
              <w:spacing w:line="288" w:lineRule="auto"/>
              <w:ind w:right="-6"/>
              <w:jc w:val="center"/>
              <w:rPr>
                <w:rFonts w:ascii="Times New Roman" w:eastAsia="Times New Roman" w:hAnsi="Times New Roman"/>
                <w:b w:val="0"/>
                <w:sz w:val="24"/>
                <w:szCs w:val="24"/>
                <w:rPrChange w:id="1413" w:author="Tran Dang" w:date="2024-12-22T20:43:00Z">
                  <w:rPr>
                    <w:rFonts w:ascii="Times New Roman" w:eastAsia="Times New Roman" w:hAnsi="Times New Roman"/>
                    <w:sz w:val="26"/>
                  </w:rPr>
                </w:rPrChange>
              </w:rPr>
              <w:pPrChange w:id="1414"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415" w:author="Tran Dang" w:date="2024-12-22T20:43:00Z">
                  <w:rPr>
                    <w:rFonts w:ascii="Times New Roman" w:eastAsia="Times New Roman" w:hAnsi="Times New Roman"/>
                    <w:sz w:val="26"/>
                  </w:rPr>
                </w:rPrChange>
              </w:rPr>
              <w:t>8</w:t>
            </w:r>
          </w:p>
        </w:tc>
        <w:tc>
          <w:tcPr>
            <w:tcW w:w="2268" w:type="dxa"/>
          </w:tcPr>
          <w:p w14:paraId="604F6EF5" w14:textId="4A1CCCBC"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16" w:author="Tran Dang" w:date="2024-12-22T20:43:00Z">
                  <w:rPr>
                    <w:rFonts w:ascii="Times New Roman" w:eastAsia="Times New Roman" w:hAnsi="Times New Roman"/>
                    <w:sz w:val="26"/>
                  </w:rPr>
                </w:rPrChange>
              </w:rPr>
              <w:pPrChange w:id="1417"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18" w:author="Tran Dang" w:date="2024-12-22T20:43:00Z">
                  <w:rPr>
                    <w:rFonts w:ascii="Times New Roman" w:eastAsia="Times New Roman" w:hAnsi="Times New Roman"/>
                    <w:sz w:val="26"/>
                  </w:rPr>
                </w:rPrChange>
              </w:rPr>
              <w:t>MemberAdd</w:t>
            </w:r>
          </w:p>
        </w:tc>
        <w:tc>
          <w:tcPr>
            <w:tcW w:w="2410" w:type="dxa"/>
          </w:tcPr>
          <w:p w14:paraId="6260887D" w14:textId="3E63B452"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19" w:author="Tran Dang" w:date="2024-12-22T20:43:00Z">
                  <w:rPr>
                    <w:rFonts w:ascii="Times New Roman" w:eastAsia="Times New Roman" w:hAnsi="Times New Roman"/>
                    <w:sz w:val="26"/>
                  </w:rPr>
                </w:rPrChange>
              </w:rPr>
              <w:pPrChange w:id="1420"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21" w:author="Tran Dang" w:date="2024-12-22T20:43:00Z">
                  <w:rPr>
                    <w:rFonts w:ascii="Times New Roman" w:eastAsia="Times New Roman" w:hAnsi="Times New Roman"/>
                    <w:sz w:val="26"/>
                  </w:rPr>
                </w:rPrChange>
              </w:rPr>
              <w:t>Nvarchar(MAX)</w:t>
            </w:r>
          </w:p>
        </w:tc>
        <w:tc>
          <w:tcPr>
            <w:tcW w:w="2971" w:type="dxa"/>
          </w:tcPr>
          <w:p w14:paraId="2C611B4C" w14:textId="0D2C2142"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22" w:author="Tran Dang" w:date="2024-12-22T20:43:00Z">
                  <w:rPr>
                    <w:rFonts w:ascii="Times New Roman" w:eastAsia="Times New Roman" w:hAnsi="Times New Roman"/>
                    <w:sz w:val="26"/>
                  </w:rPr>
                </w:rPrChange>
              </w:rPr>
              <w:pPrChange w:id="1423"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24" w:author="Tran Dang" w:date="2024-12-22T20:43:00Z">
                  <w:rPr>
                    <w:rFonts w:ascii="Times New Roman" w:eastAsia="Times New Roman" w:hAnsi="Times New Roman"/>
                    <w:sz w:val="26"/>
                  </w:rPr>
                </w:rPrChange>
              </w:rPr>
              <w:t>Người đăng</w:t>
            </w:r>
          </w:p>
        </w:tc>
      </w:tr>
      <w:tr w:rsidR="00021E98" w14:paraId="1FBA6540"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0A618AC" w14:textId="4CCB17E6" w:rsidR="00021E98" w:rsidRPr="007F46F9" w:rsidRDefault="00021E98">
            <w:pPr>
              <w:spacing w:line="288" w:lineRule="auto"/>
              <w:ind w:right="-6"/>
              <w:jc w:val="center"/>
              <w:rPr>
                <w:rFonts w:ascii="Times New Roman" w:eastAsia="Times New Roman" w:hAnsi="Times New Roman"/>
                <w:b w:val="0"/>
                <w:sz w:val="24"/>
                <w:szCs w:val="24"/>
                <w:rPrChange w:id="1425" w:author="Tran Dang" w:date="2024-12-22T20:43:00Z">
                  <w:rPr>
                    <w:rFonts w:ascii="Times New Roman" w:eastAsia="Times New Roman" w:hAnsi="Times New Roman"/>
                    <w:sz w:val="26"/>
                  </w:rPr>
                </w:rPrChange>
              </w:rPr>
              <w:pPrChange w:id="1426"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427" w:author="Tran Dang" w:date="2024-12-22T20:43:00Z">
                  <w:rPr>
                    <w:rFonts w:ascii="Times New Roman" w:eastAsia="Times New Roman" w:hAnsi="Times New Roman"/>
                    <w:sz w:val="26"/>
                  </w:rPr>
                </w:rPrChange>
              </w:rPr>
              <w:t>9</w:t>
            </w:r>
          </w:p>
        </w:tc>
        <w:tc>
          <w:tcPr>
            <w:tcW w:w="2268" w:type="dxa"/>
          </w:tcPr>
          <w:p w14:paraId="7F0D3F38" w14:textId="2495626C"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28" w:author="Tran Dang" w:date="2024-12-22T20:43:00Z">
                  <w:rPr>
                    <w:rFonts w:ascii="Times New Roman" w:eastAsia="Times New Roman" w:hAnsi="Times New Roman"/>
                    <w:sz w:val="26"/>
                  </w:rPr>
                </w:rPrChange>
              </w:rPr>
              <w:pPrChange w:id="1429"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30" w:author="Tran Dang" w:date="2024-12-22T20:43:00Z">
                  <w:rPr>
                    <w:rFonts w:ascii="Times New Roman" w:eastAsia="Times New Roman" w:hAnsi="Times New Roman"/>
                    <w:sz w:val="26"/>
                  </w:rPr>
                </w:rPrChange>
              </w:rPr>
              <w:t>MemberMod</w:t>
            </w:r>
          </w:p>
        </w:tc>
        <w:tc>
          <w:tcPr>
            <w:tcW w:w="2410" w:type="dxa"/>
          </w:tcPr>
          <w:p w14:paraId="3A3F4526" w14:textId="576B815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31" w:author="Tran Dang" w:date="2024-12-22T20:43:00Z">
                  <w:rPr>
                    <w:rFonts w:ascii="Times New Roman" w:eastAsia="Times New Roman" w:hAnsi="Times New Roman"/>
                    <w:sz w:val="26"/>
                  </w:rPr>
                </w:rPrChange>
              </w:rPr>
              <w:pPrChange w:id="1432"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33" w:author="Tran Dang" w:date="2024-12-22T20:43:00Z">
                  <w:rPr>
                    <w:rFonts w:ascii="Times New Roman" w:eastAsia="Times New Roman" w:hAnsi="Times New Roman"/>
                    <w:sz w:val="26"/>
                  </w:rPr>
                </w:rPrChange>
              </w:rPr>
              <w:t>Nvarchar(MAX)</w:t>
            </w:r>
          </w:p>
        </w:tc>
        <w:tc>
          <w:tcPr>
            <w:tcW w:w="2971" w:type="dxa"/>
          </w:tcPr>
          <w:p w14:paraId="284CA749" w14:textId="52161FD4"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34" w:author="Tran Dang" w:date="2024-12-22T20:43:00Z">
                  <w:rPr>
                    <w:rFonts w:ascii="Times New Roman" w:eastAsia="Times New Roman" w:hAnsi="Times New Roman"/>
                    <w:sz w:val="26"/>
                  </w:rPr>
                </w:rPrChange>
              </w:rPr>
              <w:pPrChange w:id="1435"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36" w:author="Tran Dang" w:date="2024-12-22T20:43:00Z">
                  <w:rPr>
                    <w:rFonts w:ascii="Times New Roman" w:eastAsia="Times New Roman" w:hAnsi="Times New Roman"/>
                    <w:sz w:val="26"/>
                  </w:rPr>
                </w:rPrChange>
              </w:rPr>
              <w:t>Người chỉnh sửa</w:t>
            </w:r>
          </w:p>
        </w:tc>
      </w:tr>
      <w:tr w:rsidR="00021E98" w14:paraId="0D31E064"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25C662CD" w14:textId="60AB8D43" w:rsidR="00021E98" w:rsidRPr="007F46F9" w:rsidRDefault="00021E98">
            <w:pPr>
              <w:spacing w:line="288" w:lineRule="auto"/>
              <w:ind w:right="-6"/>
              <w:jc w:val="center"/>
              <w:rPr>
                <w:rFonts w:ascii="Times New Roman" w:eastAsia="Times New Roman" w:hAnsi="Times New Roman"/>
                <w:b w:val="0"/>
                <w:sz w:val="24"/>
                <w:szCs w:val="24"/>
                <w:rPrChange w:id="1437" w:author="Tran Dang" w:date="2024-12-22T20:43:00Z">
                  <w:rPr>
                    <w:rFonts w:ascii="Times New Roman" w:eastAsia="Times New Roman" w:hAnsi="Times New Roman"/>
                    <w:sz w:val="26"/>
                  </w:rPr>
                </w:rPrChange>
              </w:rPr>
              <w:pPrChange w:id="1438"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439" w:author="Tran Dang" w:date="2024-12-22T20:43:00Z">
                  <w:rPr>
                    <w:rFonts w:ascii="Times New Roman" w:eastAsia="Times New Roman" w:hAnsi="Times New Roman"/>
                    <w:sz w:val="26"/>
                  </w:rPr>
                </w:rPrChange>
              </w:rPr>
              <w:t>10</w:t>
            </w:r>
          </w:p>
        </w:tc>
        <w:tc>
          <w:tcPr>
            <w:tcW w:w="2268" w:type="dxa"/>
          </w:tcPr>
          <w:p w14:paraId="46C91755" w14:textId="20555045"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40" w:author="Tran Dang" w:date="2024-12-22T20:43:00Z">
                  <w:rPr>
                    <w:rFonts w:ascii="Times New Roman" w:eastAsia="Times New Roman" w:hAnsi="Times New Roman"/>
                    <w:sz w:val="26"/>
                  </w:rPr>
                </w:rPrChange>
              </w:rPr>
              <w:pPrChange w:id="1441"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42" w:author="Tran Dang" w:date="2024-12-22T20:43:00Z">
                  <w:rPr>
                    <w:rFonts w:ascii="Times New Roman" w:eastAsia="Times New Roman" w:hAnsi="Times New Roman"/>
                    <w:sz w:val="26"/>
                  </w:rPr>
                </w:rPrChange>
              </w:rPr>
              <w:t>IsHide</w:t>
            </w:r>
          </w:p>
        </w:tc>
        <w:tc>
          <w:tcPr>
            <w:tcW w:w="2410" w:type="dxa"/>
          </w:tcPr>
          <w:p w14:paraId="2B90EEF2" w14:textId="0B2EE3B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43" w:author="Tran Dang" w:date="2024-12-22T20:43:00Z">
                  <w:rPr>
                    <w:rFonts w:ascii="Times New Roman" w:eastAsia="Times New Roman" w:hAnsi="Times New Roman"/>
                    <w:sz w:val="26"/>
                  </w:rPr>
                </w:rPrChange>
              </w:rPr>
              <w:pPrChange w:id="1444"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45" w:author="Tran Dang" w:date="2024-12-22T20:43:00Z">
                  <w:rPr>
                    <w:rFonts w:ascii="Times New Roman" w:eastAsia="Times New Roman" w:hAnsi="Times New Roman"/>
                    <w:sz w:val="26"/>
                  </w:rPr>
                </w:rPrChange>
              </w:rPr>
              <w:t>Bit</w:t>
            </w:r>
          </w:p>
        </w:tc>
        <w:tc>
          <w:tcPr>
            <w:tcW w:w="2971" w:type="dxa"/>
          </w:tcPr>
          <w:p w14:paraId="722B964C" w14:textId="15A6B066"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46" w:author="Tran Dang" w:date="2024-12-22T20:43:00Z">
                  <w:rPr>
                    <w:rFonts w:ascii="Times New Roman" w:eastAsia="Times New Roman" w:hAnsi="Times New Roman"/>
                    <w:sz w:val="26"/>
                  </w:rPr>
                </w:rPrChange>
              </w:rPr>
              <w:pPrChange w:id="1447"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48" w:author="Tran Dang" w:date="2024-12-22T20:43:00Z">
                  <w:rPr>
                    <w:rFonts w:ascii="Times New Roman" w:eastAsia="Times New Roman" w:hAnsi="Times New Roman"/>
                    <w:sz w:val="26"/>
                  </w:rPr>
                </w:rPrChange>
              </w:rPr>
              <w:t>Đã ẩn</w:t>
            </w:r>
          </w:p>
        </w:tc>
      </w:tr>
    </w:tbl>
    <w:p w14:paraId="37FF8248" w14:textId="3458CDA6" w:rsidR="00021E98" w:rsidRDefault="00021E98" w:rsidP="00A5040F">
      <w:pPr>
        <w:pStyle w:val="bang"/>
      </w:pPr>
      <w:bookmarkStart w:id="1449" w:name="_Toc185794025"/>
      <w:r>
        <w:t>Bảng 2.7. Bảng News</w:t>
      </w:r>
      <w:bookmarkEnd w:id="1449"/>
    </w:p>
    <w:p w14:paraId="6A6B64BA" w14:textId="77777777" w:rsidR="00FE034E" w:rsidRDefault="00FE034E">
      <w:pPr>
        <w:rPr>
          <w:ins w:id="1450" w:author="Tran Dang" w:date="2024-12-22T20:52:00Z"/>
          <w:rFonts w:ascii="Times New Roman" w:hAnsi="Times New Roman" w:cs="Times New Roman"/>
          <w:b/>
          <w:bCs/>
          <w:i/>
          <w:iCs/>
          <w:color w:val="000000" w:themeColor="text1"/>
          <w:sz w:val="26"/>
          <w:szCs w:val="26"/>
        </w:rPr>
      </w:pPr>
      <w:ins w:id="1451" w:author="Tran Dang" w:date="2024-12-22T20:52:00Z">
        <w:r>
          <w:rPr>
            <w:i/>
            <w:iCs/>
          </w:rPr>
          <w:br w:type="page"/>
        </w:r>
      </w:ins>
    </w:p>
    <w:p w14:paraId="36CA06FB" w14:textId="34D85616" w:rsidR="00021E98" w:rsidRPr="00FE034E" w:rsidRDefault="00021E98" w:rsidP="00A5040F">
      <w:pPr>
        <w:pStyle w:val="c3"/>
        <w:rPr>
          <w:i/>
          <w:iCs/>
          <w:rPrChange w:id="1452" w:author="Tran Dang" w:date="2024-12-22T20:52:00Z">
            <w:rPr/>
          </w:rPrChange>
        </w:rPr>
      </w:pPr>
      <w:bookmarkStart w:id="1453" w:name="_Toc185793379"/>
      <w:bookmarkStart w:id="1454" w:name="_Toc185793455"/>
      <w:bookmarkStart w:id="1455" w:name="_Toc185793875"/>
      <w:r w:rsidRPr="00FE034E">
        <w:rPr>
          <w:i/>
          <w:iCs/>
          <w:rPrChange w:id="1456" w:author="Tran Dang" w:date="2024-12-22T20:52:00Z">
            <w:rPr/>
          </w:rPrChange>
        </w:rPr>
        <w:lastRenderedPageBreak/>
        <w:t>2.3.8. Bảng Otp</w:t>
      </w:r>
      <w:bookmarkEnd w:id="1453"/>
      <w:bookmarkEnd w:id="1454"/>
      <w:bookmarkEnd w:id="1455"/>
    </w:p>
    <w:p w14:paraId="7F7AA16C" w14:textId="0B762235" w:rsidR="00021E98" w:rsidRDefault="00021E98"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Bảng Otp là bảng dùng để lưu thông tin của mã Otp được gửi xác thực qua email trong hệ thống.</w:t>
      </w:r>
    </w:p>
    <w:tbl>
      <w:tblPr>
        <w:tblStyle w:val="GridTable4-Accent1"/>
        <w:tblW w:w="0" w:type="auto"/>
        <w:tblLook w:val="04A0" w:firstRow="1" w:lastRow="0" w:firstColumn="1" w:lastColumn="0" w:noHBand="0" w:noVBand="1"/>
      </w:tblPr>
      <w:tblGrid>
        <w:gridCol w:w="1413"/>
        <w:gridCol w:w="2268"/>
        <w:gridCol w:w="2410"/>
        <w:gridCol w:w="2971"/>
      </w:tblGrid>
      <w:tr w:rsidR="00021E98" w14:paraId="16973875" w14:textId="77777777" w:rsidTr="00F53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E8FAF10" w14:textId="77777777" w:rsidR="00021E98" w:rsidRPr="009B1C3A" w:rsidRDefault="00021E98">
            <w:pPr>
              <w:spacing w:line="288" w:lineRule="auto"/>
              <w:ind w:right="-6"/>
              <w:jc w:val="center"/>
              <w:rPr>
                <w:rFonts w:ascii="Times New Roman" w:eastAsia="Times New Roman" w:hAnsi="Times New Roman"/>
                <w:sz w:val="24"/>
                <w:szCs w:val="24"/>
                <w:rPrChange w:id="1457" w:author="Tran Dang" w:date="2024-12-22T20:43:00Z">
                  <w:rPr>
                    <w:rFonts w:ascii="Times New Roman" w:eastAsia="Times New Roman" w:hAnsi="Times New Roman"/>
                    <w:b w:val="0"/>
                    <w:bCs w:val="0"/>
                    <w:sz w:val="26"/>
                  </w:rPr>
                </w:rPrChange>
              </w:rPr>
              <w:pPrChange w:id="1458" w:author="Tran Dang" w:date="2024-12-22T20:43:00Z">
                <w:pPr>
                  <w:spacing w:after="120" w:line="312" w:lineRule="auto"/>
                  <w:ind w:right="-6"/>
                  <w:jc w:val="center"/>
                </w:pPr>
              </w:pPrChange>
            </w:pPr>
            <w:r w:rsidRPr="009B1C3A">
              <w:rPr>
                <w:rFonts w:ascii="Times New Roman" w:eastAsia="Times New Roman" w:hAnsi="Times New Roman"/>
                <w:sz w:val="24"/>
                <w:szCs w:val="24"/>
                <w:rPrChange w:id="1459" w:author="Tran Dang" w:date="2024-12-22T20:43:00Z">
                  <w:rPr>
                    <w:rFonts w:ascii="Times New Roman" w:eastAsia="Times New Roman" w:hAnsi="Times New Roman"/>
                    <w:sz w:val="26"/>
                  </w:rPr>
                </w:rPrChange>
              </w:rPr>
              <w:t>STT</w:t>
            </w:r>
          </w:p>
        </w:tc>
        <w:tc>
          <w:tcPr>
            <w:tcW w:w="2268" w:type="dxa"/>
          </w:tcPr>
          <w:p w14:paraId="093BB1FD"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60" w:author="Tran Dang" w:date="2024-12-22T20:43:00Z">
                  <w:rPr>
                    <w:rFonts w:ascii="Times New Roman" w:eastAsia="Times New Roman" w:hAnsi="Times New Roman"/>
                    <w:b w:val="0"/>
                    <w:bCs w:val="0"/>
                    <w:sz w:val="26"/>
                  </w:rPr>
                </w:rPrChange>
              </w:rPr>
              <w:pPrChange w:id="1461"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62" w:author="Tran Dang" w:date="2024-12-22T20:43:00Z">
                  <w:rPr>
                    <w:rFonts w:ascii="Times New Roman" w:eastAsia="Times New Roman" w:hAnsi="Times New Roman"/>
                    <w:sz w:val="26"/>
                  </w:rPr>
                </w:rPrChange>
              </w:rPr>
              <w:t>Tên thuộc tính</w:t>
            </w:r>
          </w:p>
        </w:tc>
        <w:tc>
          <w:tcPr>
            <w:tcW w:w="2410" w:type="dxa"/>
          </w:tcPr>
          <w:p w14:paraId="5227DABA"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63" w:author="Tran Dang" w:date="2024-12-22T20:43:00Z">
                  <w:rPr>
                    <w:rFonts w:ascii="Times New Roman" w:eastAsia="Times New Roman" w:hAnsi="Times New Roman"/>
                    <w:b w:val="0"/>
                    <w:bCs w:val="0"/>
                    <w:sz w:val="26"/>
                  </w:rPr>
                </w:rPrChange>
              </w:rPr>
              <w:pPrChange w:id="1464"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65" w:author="Tran Dang" w:date="2024-12-22T20:43:00Z">
                  <w:rPr>
                    <w:rFonts w:ascii="Times New Roman" w:eastAsia="Times New Roman" w:hAnsi="Times New Roman"/>
                    <w:sz w:val="26"/>
                  </w:rPr>
                </w:rPrChange>
              </w:rPr>
              <w:t>Kiểu dữ liệu</w:t>
            </w:r>
          </w:p>
        </w:tc>
        <w:tc>
          <w:tcPr>
            <w:tcW w:w="2971" w:type="dxa"/>
          </w:tcPr>
          <w:p w14:paraId="5DFEE4AA"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66" w:author="Tran Dang" w:date="2024-12-22T20:43:00Z">
                  <w:rPr>
                    <w:rFonts w:ascii="Times New Roman" w:eastAsia="Times New Roman" w:hAnsi="Times New Roman"/>
                    <w:b w:val="0"/>
                    <w:bCs w:val="0"/>
                    <w:sz w:val="26"/>
                  </w:rPr>
                </w:rPrChange>
              </w:rPr>
              <w:pPrChange w:id="1467"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68" w:author="Tran Dang" w:date="2024-12-22T20:43:00Z">
                  <w:rPr>
                    <w:rFonts w:ascii="Times New Roman" w:eastAsia="Times New Roman" w:hAnsi="Times New Roman"/>
                    <w:sz w:val="26"/>
                  </w:rPr>
                </w:rPrChange>
              </w:rPr>
              <w:t>Mô tả</w:t>
            </w:r>
          </w:p>
        </w:tc>
      </w:tr>
      <w:tr w:rsidR="00021E98" w14:paraId="2D3EC79A"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25DAD28" w14:textId="77777777" w:rsidR="00021E98" w:rsidRPr="007F46F9" w:rsidRDefault="00021E98">
            <w:pPr>
              <w:spacing w:line="288" w:lineRule="auto"/>
              <w:ind w:right="-6"/>
              <w:jc w:val="center"/>
              <w:rPr>
                <w:rFonts w:ascii="Times New Roman" w:eastAsia="Times New Roman" w:hAnsi="Times New Roman"/>
                <w:b w:val="0"/>
                <w:sz w:val="24"/>
                <w:szCs w:val="24"/>
                <w:rPrChange w:id="1469" w:author="Tran Dang" w:date="2024-12-22T20:43:00Z">
                  <w:rPr>
                    <w:rFonts w:ascii="Times New Roman" w:eastAsia="Times New Roman" w:hAnsi="Times New Roman"/>
                    <w:sz w:val="26"/>
                  </w:rPr>
                </w:rPrChange>
              </w:rPr>
              <w:pPrChange w:id="1470"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471" w:author="Tran Dang" w:date="2024-12-22T20:43:00Z">
                  <w:rPr>
                    <w:rFonts w:ascii="Times New Roman" w:eastAsia="Times New Roman" w:hAnsi="Times New Roman"/>
                    <w:sz w:val="26"/>
                  </w:rPr>
                </w:rPrChange>
              </w:rPr>
              <w:t>1</w:t>
            </w:r>
          </w:p>
        </w:tc>
        <w:tc>
          <w:tcPr>
            <w:tcW w:w="2268" w:type="dxa"/>
          </w:tcPr>
          <w:p w14:paraId="1EC8AA67" w14:textId="4C9CD8E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72" w:author="Tran Dang" w:date="2024-12-22T20:43:00Z">
                  <w:rPr>
                    <w:rFonts w:ascii="Times New Roman" w:eastAsia="Times New Roman" w:hAnsi="Times New Roman"/>
                    <w:sz w:val="26"/>
                  </w:rPr>
                </w:rPrChange>
              </w:rPr>
              <w:pPrChange w:id="1473"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74" w:author="Tran Dang" w:date="2024-12-22T20:43:00Z">
                  <w:rPr>
                    <w:rFonts w:ascii="Times New Roman" w:eastAsia="Times New Roman" w:hAnsi="Times New Roman"/>
                    <w:sz w:val="26"/>
                  </w:rPr>
                </w:rPrChange>
              </w:rPr>
              <w:t>OtpId</w:t>
            </w:r>
          </w:p>
        </w:tc>
        <w:tc>
          <w:tcPr>
            <w:tcW w:w="2410" w:type="dxa"/>
          </w:tcPr>
          <w:p w14:paraId="133E0737"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75" w:author="Tran Dang" w:date="2024-12-22T20:43:00Z">
                  <w:rPr>
                    <w:rFonts w:ascii="Times New Roman" w:eastAsia="Times New Roman" w:hAnsi="Times New Roman"/>
                    <w:sz w:val="26"/>
                  </w:rPr>
                </w:rPrChange>
              </w:rPr>
              <w:pPrChange w:id="1476"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77" w:author="Tran Dang" w:date="2024-12-22T20:43:00Z">
                  <w:rPr>
                    <w:rFonts w:ascii="Times New Roman" w:eastAsia="Times New Roman" w:hAnsi="Times New Roman"/>
                    <w:sz w:val="26"/>
                  </w:rPr>
                </w:rPrChange>
              </w:rPr>
              <w:t>int</w:t>
            </w:r>
          </w:p>
        </w:tc>
        <w:tc>
          <w:tcPr>
            <w:tcW w:w="2971" w:type="dxa"/>
          </w:tcPr>
          <w:p w14:paraId="4DA77BA2" w14:textId="79DACF39"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78" w:author="Tran Dang" w:date="2024-12-22T20:43:00Z">
                  <w:rPr>
                    <w:rFonts w:ascii="Times New Roman" w:eastAsia="Times New Roman" w:hAnsi="Times New Roman"/>
                    <w:sz w:val="26"/>
                  </w:rPr>
                </w:rPrChange>
              </w:rPr>
              <w:pPrChange w:id="1479"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80" w:author="Tran Dang" w:date="2024-12-22T20:43:00Z">
                  <w:rPr>
                    <w:rFonts w:ascii="Times New Roman" w:eastAsia="Times New Roman" w:hAnsi="Times New Roman"/>
                    <w:sz w:val="26"/>
                  </w:rPr>
                </w:rPrChange>
              </w:rPr>
              <w:t>Mã số của Otp</w:t>
            </w:r>
          </w:p>
        </w:tc>
      </w:tr>
      <w:tr w:rsidR="00021E98" w14:paraId="7131FDF8"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5C7C18F0" w14:textId="77777777" w:rsidR="00021E98" w:rsidRPr="007F46F9" w:rsidRDefault="00021E98">
            <w:pPr>
              <w:spacing w:line="288" w:lineRule="auto"/>
              <w:ind w:right="-6"/>
              <w:jc w:val="center"/>
              <w:rPr>
                <w:rFonts w:ascii="Times New Roman" w:eastAsia="Times New Roman" w:hAnsi="Times New Roman"/>
                <w:b w:val="0"/>
                <w:sz w:val="24"/>
                <w:szCs w:val="24"/>
                <w:rPrChange w:id="1481" w:author="Tran Dang" w:date="2024-12-22T20:43:00Z">
                  <w:rPr>
                    <w:rFonts w:ascii="Times New Roman" w:eastAsia="Times New Roman" w:hAnsi="Times New Roman"/>
                    <w:sz w:val="26"/>
                  </w:rPr>
                </w:rPrChange>
              </w:rPr>
              <w:pPrChange w:id="1482"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483" w:author="Tran Dang" w:date="2024-12-22T20:43:00Z">
                  <w:rPr>
                    <w:rFonts w:ascii="Times New Roman" w:eastAsia="Times New Roman" w:hAnsi="Times New Roman"/>
                    <w:sz w:val="26"/>
                  </w:rPr>
                </w:rPrChange>
              </w:rPr>
              <w:t>2</w:t>
            </w:r>
          </w:p>
        </w:tc>
        <w:tc>
          <w:tcPr>
            <w:tcW w:w="2268" w:type="dxa"/>
          </w:tcPr>
          <w:p w14:paraId="1FD59FA8" w14:textId="08DDE4AF"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84" w:author="Tran Dang" w:date="2024-12-22T20:43:00Z">
                  <w:rPr>
                    <w:rFonts w:ascii="Times New Roman" w:eastAsia="Times New Roman" w:hAnsi="Times New Roman"/>
                    <w:sz w:val="26"/>
                  </w:rPr>
                </w:rPrChange>
              </w:rPr>
              <w:pPrChange w:id="1485"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86" w:author="Tran Dang" w:date="2024-12-22T20:43:00Z">
                  <w:rPr>
                    <w:rFonts w:ascii="Times New Roman" w:eastAsia="Times New Roman" w:hAnsi="Times New Roman"/>
                    <w:sz w:val="26"/>
                  </w:rPr>
                </w:rPrChange>
              </w:rPr>
              <w:t>Email</w:t>
            </w:r>
          </w:p>
        </w:tc>
        <w:tc>
          <w:tcPr>
            <w:tcW w:w="2410" w:type="dxa"/>
          </w:tcPr>
          <w:p w14:paraId="615ABC28" w14:textId="7777777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87" w:author="Tran Dang" w:date="2024-12-22T20:43:00Z">
                  <w:rPr>
                    <w:rFonts w:ascii="Times New Roman" w:eastAsia="Times New Roman" w:hAnsi="Times New Roman"/>
                    <w:sz w:val="26"/>
                  </w:rPr>
                </w:rPrChange>
              </w:rPr>
              <w:pPrChange w:id="1488"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89" w:author="Tran Dang" w:date="2024-12-22T20:43:00Z">
                  <w:rPr>
                    <w:rFonts w:ascii="Times New Roman" w:eastAsia="Times New Roman" w:hAnsi="Times New Roman"/>
                    <w:sz w:val="26"/>
                  </w:rPr>
                </w:rPrChange>
              </w:rPr>
              <w:t>nvarchar(MAX)</w:t>
            </w:r>
          </w:p>
        </w:tc>
        <w:tc>
          <w:tcPr>
            <w:tcW w:w="2971" w:type="dxa"/>
          </w:tcPr>
          <w:p w14:paraId="70F13959" w14:textId="222059C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490" w:author="Tran Dang" w:date="2024-12-22T20:43:00Z">
                  <w:rPr>
                    <w:rFonts w:ascii="Times New Roman" w:eastAsia="Times New Roman" w:hAnsi="Times New Roman"/>
                    <w:sz w:val="26"/>
                  </w:rPr>
                </w:rPrChange>
              </w:rPr>
              <w:pPrChange w:id="1491"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492" w:author="Tran Dang" w:date="2024-12-22T20:43:00Z">
                  <w:rPr>
                    <w:rFonts w:ascii="Times New Roman" w:eastAsia="Times New Roman" w:hAnsi="Times New Roman"/>
                    <w:sz w:val="26"/>
                  </w:rPr>
                </w:rPrChange>
              </w:rPr>
              <w:t>Email của người dùng</w:t>
            </w:r>
          </w:p>
        </w:tc>
      </w:tr>
      <w:tr w:rsidR="00021E98" w14:paraId="698DAF73"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E91000" w14:textId="77777777" w:rsidR="00021E98" w:rsidRPr="007F46F9" w:rsidRDefault="00021E98">
            <w:pPr>
              <w:spacing w:line="288" w:lineRule="auto"/>
              <w:ind w:right="-6"/>
              <w:jc w:val="center"/>
              <w:rPr>
                <w:rFonts w:ascii="Times New Roman" w:eastAsia="Times New Roman" w:hAnsi="Times New Roman"/>
                <w:b w:val="0"/>
                <w:sz w:val="24"/>
                <w:szCs w:val="24"/>
                <w:rPrChange w:id="1493" w:author="Tran Dang" w:date="2024-12-22T20:43:00Z">
                  <w:rPr>
                    <w:rFonts w:ascii="Times New Roman" w:eastAsia="Times New Roman" w:hAnsi="Times New Roman"/>
                    <w:sz w:val="26"/>
                  </w:rPr>
                </w:rPrChange>
              </w:rPr>
              <w:pPrChange w:id="1494"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495" w:author="Tran Dang" w:date="2024-12-22T20:43:00Z">
                  <w:rPr>
                    <w:rFonts w:ascii="Times New Roman" w:eastAsia="Times New Roman" w:hAnsi="Times New Roman"/>
                    <w:sz w:val="26"/>
                  </w:rPr>
                </w:rPrChange>
              </w:rPr>
              <w:t>3</w:t>
            </w:r>
          </w:p>
        </w:tc>
        <w:tc>
          <w:tcPr>
            <w:tcW w:w="2268" w:type="dxa"/>
          </w:tcPr>
          <w:p w14:paraId="7917A20B" w14:textId="0B386F3E"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96" w:author="Tran Dang" w:date="2024-12-22T20:43:00Z">
                  <w:rPr>
                    <w:rFonts w:ascii="Times New Roman" w:eastAsia="Times New Roman" w:hAnsi="Times New Roman"/>
                    <w:sz w:val="26"/>
                  </w:rPr>
                </w:rPrChange>
              </w:rPr>
              <w:pPrChange w:id="1497"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498" w:author="Tran Dang" w:date="2024-12-22T20:43:00Z">
                  <w:rPr>
                    <w:rFonts w:ascii="Times New Roman" w:eastAsia="Times New Roman" w:hAnsi="Times New Roman"/>
                    <w:sz w:val="26"/>
                  </w:rPr>
                </w:rPrChange>
              </w:rPr>
              <w:t>OtpCode</w:t>
            </w:r>
          </w:p>
        </w:tc>
        <w:tc>
          <w:tcPr>
            <w:tcW w:w="2410" w:type="dxa"/>
          </w:tcPr>
          <w:p w14:paraId="1AB07C3B"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499" w:author="Tran Dang" w:date="2024-12-22T20:43:00Z">
                  <w:rPr>
                    <w:rFonts w:ascii="Times New Roman" w:eastAsia="Times New Roman" w:hAnsi="Times New Roman"/>
                    <w:sz w:val="26"/>
                  </w:rPr>
                </w:rPrChange>
              </w:rPr>
              <w:pPrChange w:id="1500"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01" w:author="Tran Dang" w:date="2024-12-22T20:43:00Z">
                  <w:rPr>
                    <w:rFonts w:ascii="Times New Roman" w:eastAsia="Times New Roman" w:hAnsi="Times New Roman"/>
                    <w:sz w:val="26"/>
                  </w:rPr>
                </w:rPrChange>
              </w:rPr>
              <w:t>Nvarchar(MAX)</w:t>
            </w:r>
          </w:p>
        </w:tc>
        <w:tc>
          <w:tcPr>
            <w:tcW w:w="2971" w:type="dxa"/>
          </w:tcPr>
          <w:p w14:paraId="7F9A9D33" w14:textId="7F5670EE"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02" w:author="Tran Dang" w:date="2024-12-22T20:43:00Z">
                  <w:rPr>
                    <w:rFonts w:ascii="Times New Roman" w:eastAsia="Times New Roman" w:hAnsi="Times New Roman"/>
                    <w:sz w:val="26"/>
                  </w:rPr>
                </w:rPrChange>
              </w:rPr>
              <w:pPrChange w:id="1503"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04" w:author="Tran Dang" w:date="2024-12-22T20:43:00Z">
                  <w:rPr>
                    <w:rFonts w:ascii="Times New Roman" w:eastAsia="Times New Roman" w:hAnsi="Times New Roman"/>
                    <w:sz w:val="26"/>
                  </w:rPr>
                </w:rPrChange>
              </w:rPr>
              <w:t>Mã OTP code</w:t>
            </w:r>
          </w:p>
        </w:tc>
      </w:tr>
      <w:tr w:rsidR="00021E98" w14:paraId="1C36845E"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7B90CDC7" w14:textId="77777777" w:rsidR="00021E98" w:rsidRPr="007F46F9" w:rsidRDefault="00021E98">
            <w:pPr>
              <w:spacing w:line="288" w:lineRule="auto"/>
              <w:ind w:right="-6"/>
              <w:jc w:val="center"/>
              <w:rPr>
                <w:rFonts w:ascii="Times New Roman" w:eastAsia="Times New Roman" w:hAnsi="Times New Roman"/>
                <w:b w:val="0"/>
                <w:sz w:val="24"/>
                <w:szCs w:val="24"/>
                <w:rPrChange w:id="1505" w:author="Tran Dang" w:date="2024-12-22T20:43:00Z">
                  <w:rPr>
                    <w:rFonts w:ascii="Times New Roman" w:eastAsia="Times New Roman" w:hAnsi="Times New Roman"/>
                    <w:sz w:val="26"/>
                  </w:rPr>
                </w:rPrChange>
              </w:rPr>
              <w:pPrChange w:id="1506"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507" w:author="Tran Dang" w:date="2024-12-22T20:43:00Z">
                  <w:rPr>
                    <w:rFonts w:ascii="Times New Roman" w:eastAsia="Times New Roman" w:hAnsi="Times New Roman"/>
                    <w:sz w:val="26"/>
                  </w:rPr>
                </w:rPrChange>
              </w:rPr>
              <w:t>4</w:t>
            </w:r>
          </w:p>
        </w:tc>
        <w:tc>
          <w:tcPr>
            <w:tcW w:w="2268" w:type="dxa"/>
          </w:tcPr>
          <w:p w14:paraId="7D3346EC" w14:textId="5663FFF2"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08" w:author="Tran Dang" w:date="2024-12-22T20:43:00Z">
                  <w:rPr>
                    <w:rFonts w:ascii="Times New Roman" w:eastAsia="Times New Roman" w:hAnsi="Times New Roman"/>
                    <w:sz w:val="26"/>
                  </w:rPr>
                </w:rPrChange>
              </w:rPr>
              <w:pPrChange w:id="1509"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10" w:author="Tran Dang" w:date="2024-12-22T20:43:00Z">
                  <w:rPr>
                    <w:rFonts w:ascii="Times New Roman" w:eastAsia="Times New Roman" w:hAnsi="Times New Roman"/>
                    <w:sz w:val="26"/>
                  </w:rPr>
                </w:rPrChange>
              </w:rPr>
              <w:t>ExpiredTime</w:t>
            </w:r>
          </w:p>
        </w:tc>
        <w:tc>
          <w:tcPr>
            <w:tcW w:w="2410" w:type="dxa"/>
          </w:tcPr>
          <w:p w14:paraId="3334C0D9" w14:textId="7FE45353"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11" w:author="Tran Dang" w:date="2024-12-22T20:43:00Z">
                  <w:rPr>
                    <w:rFonts w:ascii="Times New Roman" w:eastAsia="Times New Roman" w:hAnsi="Times New Roman"/>
                    <w:sz w:val="26"/>
                  </w:rPr>
                </w:rPrChange>
              </w:rPr>
              <w:pPrChange w:id="1512"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13" w:author="Tran Dang" w:date="2024-12-22T20:43:00Z">
                  <w:rPr>
                    <w:rFonts w:ascii="Times New Roman" w:eastAsia="Times New Roman" w:hAnsi="Times New Roman"/>
                    <w:sz w:val="26"/>
                  </w:rPr>
                </w:rPrChange>
              </w:rPr>
              <w:t>Datetime</w:t>
            </w:r>
          </w:p>
        </w:tc>
        <w:tc>
          <w:tcPr>
            <w:tcW w:w="2971" w:type="dxa"/>
          </w:tcPr>
          <w:p w14:paraId="09D71B14" w14:textId="77D7EE00"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14" w:author="Tran Dang" w:date="2024-12-22T20:43:00Z">
                  <w:rPr>
                    <w:rFonts w:ascii="Times New Roman" w:eastAsia="Times New Roman" w:hAnsi="Times New Roman"/>
                    <w:sz w:val="26"/>
                  </w:rPr>
                </w:rPrChange>
              </w:rPr>
              <w:pPrChange w:id="1515"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16" w:author="Tran Dang" w:date="2024-12-22T20:43:00Z">
                  <w:rPr>
                    <w:rFonts w:ascii="Times New Roman" w:eastAsia="Times New Roman" w:hAnsi="Times New Roman"/>
                    <w:sz w:val="26"/>
                  </w:rPr>
                </w:rPrChange>
              </w:rPr>
              <w:t>Thời gian hiệu lực</w:t>
            </w:r>
          </w:p>
        </w:tc>
      </w:tr>
      <w:tr w:rsidR="00021E98" w14:paraId="5638BFA1"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80C32B" w14:textId="77777777" w:rsidR="00021E98" w:rsidRPr="007F46F9" w:rsidRDefault="00021E98">
            <w:pPr>
              <w:spacing w:line="288" w:lineRule="auto"/>
              <w:ind w:right="-6"/>
              <w:jc w:val="center"/>
              <w:rPr>
                <w:rFonts w:ascii="Times New Roman" w:eastAsia="Times New Roman" w:hAnsi="Times New Roman"/>
                <w:b w:val="0"/>
                <w:sz w:val="24"/>
                <w:szCs w:val="24"/>
                <w:rPrChange w:id="1517" w:author="Tran Dang" w:date="2024-12-22T20:43:00Z">
                  <w:rPr>
                    <w:rFonts w:ascii="Times New Roman" w:eastAsia="Times New Roman" w:hAnsi="Times New Roman"/>
                    <w:sz w:val="26"/>
                  </w:rPr>
                </w:rPrChange>
              </w:rPr>
              <w:pPrChange w:id="1518"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519" w:author="Tran Dang" w:date="2024-12-22T20:43:00Z">
                  <w:rPr>
                    <w:rFonts w:ascii="Times New Roman" w:eastAsia="Times New Roman" w:hAnsi="Times New Roman"/>
                    <w:sz w:val="26"/>
                  </w:rPr>
                </w:rPrChange>
              </w:rPr>
              <w:t>5</w:t>
            </w:r>
          </w:p>
        </w:tc>
        <w:tc>
          <w:tcPr>
            <w:tcW w:w="2268" w:type="dxa"/>
          </w:tcPr>
          <w:p w14:paraId="50CC2B3A" w14:textId="03CD435A"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20" w:author="Tran Dang" w:date="2024-12-22T20:43:00Z">
                  <w:rPr>
                    <w:rFonts w:ascii="Times New Roman" w:eastAsia="Times New Roman" w:hAnsi="Times New Roman"/>
                    <w:sz w:val="26"/>
                  </w:rPr>
                </w:rPrChange>
              </w:rPr>
              <w:pPrChange w:id="1521"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22" w:author="Tran Dang" w:date="2024-12-22T20:43:00Z">
                  <w:rPr>
                    <w:rFonts w:ascii="Times New Roman" w:eastAsia="Times New Roman" w:hAnsi="Times New Roman"/>
                    <w:sz w:val="26"/>
                  </w:rPr>
                </w:rPrChange>
              </w:rPr>
              <w:t>IsUsed</w:t>
            </w:r>
          </w:p>
        </w:tc>
        <w:tc>
          <w:tcPr>
            <w:tcW w:w="2410" w:type="dxa"/>
          </w:tcPr>
          <w:p w14:paraId="43A32B68" w14:textId="45FC2FD0"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23" w:author="Tran Dang" w:date="2024-12-22T20:43:00Z">
                  <w:rPr>
                    <w:rFonts w:ascii="Times New Roman" w:eastAsia="Times New Roman" w:hAnsi="Times New Roman"/>
                    <w:sz w:val="26"/>
                  </w:rPr>
                </w:rPrChange>
              </w:rPr>
              <w:pPrChange w:id="1524"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25" w:author="Tran Dang" w:date="2024-12-22T20:43:00Z">
                  <w:rPr>
                    <w:rFonts w:ascii="Times New Roman" w:eastAsia="Times New Roman" w:hAnsi="Times New Roman"/>
                    <w:sz w:val="26"/>
                  </w:rPr>
                </w:rPrChange>
              </w:rPr>
              <w:t>Bit</w:t>
            </w:r>
          </w:p>
        </w:tc>
        <w:tc>
          <w:tcPr>
            <w:tcW w:w="2971" w:type="dxa"/>
          </w:tcPr>
          <w:p w14:paraId="65C51EBA" w14:textId="34C038C1"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26" w:author="Tran Dang" w:date="2024-12-22T20:43:00Z">
                  <w:rPr>
                    <w:rFonts w:ascii="Times New Roman" w:eastAsia="Times New Roman" w:hAnsi="Times New Roman"/>
                    <w:sz w:val="26"/>
                  </w:rPr>
                </w:rPrChange>
              </w:rPr>
              <w:pPrChange w:id="1527"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28" w:author="Tran Dang" w:date="2024-12-22T20:43:00Z">
                  <w:rPr>
                    <w:rFonts w:ascii="Times New Roman" w:eastAsia="Times New Roman" w:hAnsi="Times New Roman"/>
                    <w:sz w:val="26"/>
                  </w:rPr>
                </w:rPrChange>
              </w:rPr>
              <w:t>Đã sử dụng</w:t>
            </w:r>
          </w:p>
        </w:tc>
      </w:tr>
    </w:tbl>
    <w:p w14:paraId="713958EB" w14:textId="7FB042AA" w:rsidR="00021E98" w:rsidRDefault="00021E98" w:rsidP="00A5040F">
      <w:pPr>
        <w:pStyle w:val="bang"/>
      </w:pPr>
      <w:bookmarkStart w:id="1529" w:name="_Toc185794026"/>
      <w:r>
        <w:t>Bảng 2.8. Bảng Otp</w:t>
      </w:r>
      <w:bookmarkEnd w:id="1529"/>
    </w:p>
    <w:p w14:paraId="4B375908" w14:textId="37C4ACF6" w:rsidR="00021E98" w:rsidRPr="00FE034E" w:rsidRDefault="00021E98" w:rsidP="00A5040F">
      <w:pPr>
        <w:pStyle w:val="c3"/>
        <w:rPr>
          <w:i/>
          <w:iCs/>
          <w:rPrChange w:id="1530" w:author="Tran Dang" w:date="2024-12-22T20:52:00Z">
            <w:rPr/>
          </w:rPrChange>
        </w:rPr>
      </w:pPr>
      <w:bookmarkStart w:id="1531" w:name="_Toc185793380"/>
      <w:bookmarkStart w:id="1532" w:name="_Toc185793456"/>
      <w:bookmarkStart w:id="1533" w:name="_Toc185793876"/>
      <w:r w:rsidRPr="00FE034E">
        <w:rPr>
          <w:i/>
          <w:iCs/>
          <w:rPrChange w:id="1534" w:author="Tran Dang" w:date="2024-12-22T20:52:00Z">
            <w:rPr/>
          </w:rPrChange>
        </w:rPr>
        <w:t>2.3.9. Bảng ProblemLanguages</w:t>
      </w:r>
      <w:bookmarkEnd w:id="1531"/>
      <w:bookmarkEnd w:id="1532"/>
      <w:bookmarkEnd w:id="1533"/>
    </w:p>
    <w:p w14:paraId="255F686A" w14:textId="1FE09142" w:rsidR="00021E98" w:rsidRDefault="00021E98"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 xml:space="preserve">Bảng </w:t>
      </w:r>
      <w:r w:rsidRPr="00021E98">
        <w:rPr>
          <w:rFonts w:ascii="Times New Roman" w:hAnsi="Times New Roman" w:cs="Times New Roman"/>
          <w:sz w:val="26"/>
          <w:szCs w:val="26"/>
        </w:rPr>
        <w:t>ProblemLanguages</w:t>
      </w:r>
      <w:r>
        <w:rPr>
          <w:rFonts w:ascii="Times New Roman" w:hAnsi="Times New Roman" w:cs="Times New Roman"/>
          <w:sz w:val="26"/>
          <w:szCs w:val="26"/>
        </w:rPr>
        <w:t xml:space="preserve"> là bảng dùng để lưu thông tin bài tập cho phép sử dụng những ngôn ngữ gì trong hệ thống.</w:t>
      </w:r>
    </w:p>
    <w:tbl>
      <w:tblPr>
        <w:tblStyle w:val="GridTable4-Accent1"/>
        <w:tblW w:w="0" w:type="auto"/>
        <w:tblLook w:val="04A0" w:firstRow="1" w:lastRow="0" w:firstColumn="1" w:lastColumn="0" w:noHBand="0" w:noVBand="1"/>
      </w:tblPr>
      <w:tblGrid>
        <w:gridCol w:w="1413"/>
        <w:gridCol w:w="2268"/>
        <w:gridCol w:w="2410"/>
        <w:gridCol w:w="2971"/>
      </w:tblGrid>
      <w:tr w:rsidR="00021E98" w14:paraId="1CD0F981" w14:textId="77777777" w:rsidTr="00F53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835828C" w14:textId="77777777" w:rsidR="00021E98" w:rsidRPr="009B1C3A" w:rsidRDefault="00021E98">
            <w:pPr>
              <w:spacing w:line="288" w:lineRule="auto"/>
              <w:ind w:right="-6"/>
              <w:jc w:val="center"/>
              <w:rPr>
                <w:rFonts w:ascii="Times New Roman" w:eastAsia="Times New Roman" w:hAnsi="Times New Roman"/>
                <w:sz w:val="24"/>
                <w:szCs w:val="24"/>
                <w:rPrChange w:id="1535" w:author="Tran Dang" w:date="2024-12-22T20:43:00Z">
                  <w:rPr>
                    <w:rFonts w:ascii="Times New Roman" w:eastAsia="Times New Roman" w:hAnsi="Times New Roman"/>
                    <w:b w:val="0"/>
                    <w:bCs w:val="0"/>
                    <w:sz w:val="26"/>
                  </w:rPr>
                </w:rPrChange>
              </w:rPr>
              <w:pPrChange w:id="1536" w:author="Tran Dang" w:date="2024-12-22T20:43:00Z">
                <w:pPr>
                  <w:spacing w:after="120" w:line="312" w:lineRule="auto"/>
                  <w:ind w:right="-6"/>
                  <w:jc w:val="center"/>
                </w:pPr>
              </w:pPrChange>
            </w:pPr>
            <w:r w:rsidRPr="009B1C3A">
              <w:rPr>
                <w:rFonts w:ascii="Times New Roman" w:eastAsia="Times New Roman" w:hAnsi="Times New Roman"/>
                <w:sz w:val="24"/>
                <w:szCs w:val="24"/>
                <w:rPrChange w:id="1537" w:author="Tran Dang" w:date="2024-12-22T20:43:00Z">
                  <w:rPr>
                    <w:rFonts w:ascii="Times New Roman" w:eastAsia="Times New Roman" w:hAnsi="Times New Roman"/>
                    <w:sz w:val="26"/>
                  </w:rPr>
                </w:rPrChange>
              </w:rPr>
              <w:t>STT</w:t>
            </w:r>
          </w:p>
        </w:tc>
        <w:tc>
          <w:tcPr>
            <w:tcW w:w="2268" w:type="dxa"/>
          </w:tcPr>
          <w:p w14:paraId="17DE1F1C"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38" w:author="Tran Dang" w:date="2024-12-22T20:43:00Z">
                  <w:rPr>
                    <w:rFonts w:ascii="Times New Roman" w:eastAsia="Times New Roman" w:hAnsi="Times New Roman"/>
                    <w:b w:val="0"/>
                    <w:bCs w:val="0"/>
                    <w:sz w:val="26"/>
                  </w:rPr>
                </w:rPrChange>
              </w:rPr>
              <w:pPrChange w:id="1539"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40" w:author="Tran Dang" w:date="2024-12-22T20:43:00Z">
                  <w:rPr>
                    <w:rFonts w:ascii="Times New Roman" w:eastAsia="Times New Roman" w:hAnsi="Times New Roman"/>
                    <w:sz w:val="26"/>
                  </w:rPr>
                </w:rPrChange>
              </w:rPr>
              <w:t>Tên thuộc tính</w:t>
            </w:r>
          </w:p>
        </w:tc>
        <w:tc>
          <w:tcPr>
            <w:tcW w:w="2410" w:type="dxa"/>
          </w:tcPr>
          <w:p w14:paraId="3F5C3E61"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41" w:author="Tran Dang" w:date="2024-12-22T20:43:00Z">
                  <w:rPr>
                    <w:rFonts w:ascii="Times New Roman" w:eastAsia="Times New Roman" w:hAnsi="Times New Roman"/>
                    <w:b w:val="0"/>
                    <w:bCs w:val="0"/>
                    <w:sz w:val="26"/>
                  </w:rPr>
                </w:rPrChange>
              </w:rPr>
              <w:pPrChange w:id="1542"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43" w:author="Tran Dang" w:date="2024-12-22T20:43:00Z">
                  <w:rPr>
                    <w:rFonts w:ascii="Times New Roman" w:eastAsia="Times New Roman" w:hAnsi="Times New Roman"/>
                    <w:sz w:val="26"/>
                  </w:rPr>
                </w:rPrChange>
              </w:rPr>
              <w:t>Kiểu dữ liệu</w:t>
            </w:r>
          </w:p>
        </w:tc>
        <w:tc>
          <w:tcPr>
            <w:tcW w:w="2971" w:type="dxa"/>
          </w:tcPr>
          <w:p w14:paraId="50D1D479"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44" w:author="Tran Dang" w:date="2024-12-22T20:43:00Z">
                  <w:rPr>
                    <w:rFonts w:ascii="Times New Roman" w:eastAsia="Times New Roman" w:hAnsi="Times New Roman"/>
                    <w:b w:val="0"/>
                    <w:bCs w:val="0"/>
                    <w:sz w:val="26"/>
                  </w:rPr>
                </w:rPrChange>
              </w:rPr>
              <w:pPrChange w:id="1545"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46" w:author="Tran Dang" w:date="2024-12-22T20:43:00Z">
                  <w:rPr>
                    <w:rFonts w:ascii="Times New Roman" w:eastAsia="Times New Roman" w:hAnsi="Times New Roman"/>
                    <w:sz w:val="26"/>
                  </w:rPr>
                </w:rPrChange>
              </w:rPr>
              <w:t>Mô tả</w:t>
            </w:r>
          </w:p>
        </w:tc>
      </w:tr>
      <w:tr w:rsidR="00021E98" w14:paraId="6DCCA0CC"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0091A6" w14:textId="77777777" w:rsidR="00021E98" w:rsidRPr="007F46F9" w:rsidRDefault="00021E98">
            <w:pPr>
              <w:spacing w:line="288" w:lineRule="auto"/>
              <w:ind w:right="-6"/>
              <w:jc w:val="center"/>
              <w:rPr>
                <w:rFonts w:ascii="Times New Roman" w:eastAsia="Times New Roman" w:hAnsi="Times New Roman"/>
                <w:b w:val="0"/>
                <w:sz w:val="24"/>
                <w:szCs w:val="24"/>
                <w:rPrChange w:id="1547" w:author="Tran Dang" w:date="2024-12-22T20:43:00Z">
                  <w:rPr>
                    <w:rFonts w:ascii="Times New Roman" w:eastAsia="Times New Roman" w:hAnsi="Times New Roman"/>
                    <w:sz w:val="26"/>
                  </w:rPr>
                </w:rPrChange>
              </w:rPr>
              <w:pPrChange w:id="1548"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549" w:author="Tran Dang" w:date="2024-12-22T20:43:00Z">
                  <w:rPr>
                    <w:rFonts w:ascii="Times New Roman" w:eastAsia="Times New Roman" w:hAnsi="Times New Roman"/>
                    <w:sz w:val="26"/>
                  </w:rPr>
                </w:rPrChange>
              </w:rPr>
              <w:t>1</w:t>
            </w:r>
          </w:p>
        </w:tc>
        <w:tc>
          <w:tcPr>
            <w:tcW w:w="2268" w:type="dxa"/>
          </w:tcPr>
          <w:p w14:paraId="68E0413A" w14:textId="1034BF9E"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50" w:author="Tran Dang" w:date="2024-12-22T20:43:00Z">
                  <w:rPr>
                    <w:rFonts w:ascii="Times New Roman" w:eastAsia="Times New Roman" w:hAnsi="Times New Roman"/>
                    <w:sz w:val="26"/>
                  </w:rPr>
                </w:rPrChange>
              </w:rPr>
              <w:pPrChange w:id="1551"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52" w:author="Tran Dang" w:date="2024-12-22T20:43:00Z">
                  <w:rPr>
                    <w:rFonts w:ascii="Times New Roman" w:eastAsia="Times New Roman" w:hAnsi="Times New Roman"/>
                    <w:sz w:val="26"/>
                  </w:rPr>
                </w:rPrChange>
              </w:rPr>
              <w:t>ProblemID</w:t>
            </w:r>
          </w:p>
        </w:tc>
        <w:tc>
          <w:tcPr>
            <w:tcW w:w="2410" w:type="dxa"/>
          </w:tcPr>
          <w:p w14:paraId="7E33498C"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53" w:author="Tran Dang" w:date="2024-12-22T20:43:00Z">
                  <w:rPr>
                    <w:rFonts w:ascii="Times New Roman" w:eastAsia="Times New Roman" w:hAnsi="Times New Roman"/>
                    <w:sz w:val="26"/>
                  </w:rPr>
                </w:rPrChange>
              </w:rPr>
              <w:pPrChange w:id="1554"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55" w:author="Tran Dang" w:date="2024-12-22T20:43:00Z">
                  <w:rPr>
                    <w:rFonts w:ascii="Times New Roman" w:eastAsia="Times New Roman" w:hAnsi="Times New Roman"/>
                    <w:sz w:val="26"/>
                  </w:rPr>
                </w:rPrChange>
              </w:rPr>
              <w:t>int</w:t>
            </w:r>
          </w:p>
        </w:tc>
        <w:tc>
          <w:tcPr>
            <w:tcW w:w="2971" w:type="dxa"/>
          </w:tcPr>
          <w:p w14:paraId="10998D41" w14:textId="58326408"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56" w:author="Tran Dang" w:date="2024-12-22T20:43:00Z">
                  <w:rPr>
                    <w:rFonts w:ascii="Times New Roman" w:eastAsia="Times New Roman" w:hAnsi="Times New Roman"/>
                    <w:sz w:val="26"/>
                  </w:rPr>
                </w:rPrChange>
              </w:rPr>
              <w:pPrChange w:id="1557"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58" w:author="Tran Dang" w:date="2024-12-22T20:43:00Z">
                  <w:rPr>
                    <w:rFonts w:ascii="Times New Roman" w:eastAsia="Times New Roman" w:hAnsi="Times New Roman"/>
                    <w:sz w:val="26"/>
                  </w:rPr>
                </w:rPrChange>
              </w:rPr>
              <w:t>Mã bài tập</w:t>
            </w:r>
          </w:p>
        </w:tc>
      </w:tr>
      <w:tr w:rsidR="00021E98" w14:paraId="3870884E"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5E419610" w14:textId="77777777" w:rsidR="00021E98" w:rsidRPr="007F46F9" w:rsidRDefault="00021E98">
            <w:pPr>
              <w:spacing w:line="288" w:lineRule="auto"/>
              <w:ind w:right="-6"/>
              <w:jc w:val="center"/>
              <w:rPr>
                <w:rFonts w:ascii="Times New Roman" w:eastAsia="Times New Roman" w:hAnsi="Times New Roman"/>
                <w:b w:val="0"/>
                <w:sz w:val="24"/>
                <w:szCs w:val="24"/>
                <w:rPrChange w:id="1559" w:author="Tran Dang" w:date="2024-12-22T20:43:00Z">
                  <w:rPr>
                    <w:rFonts w:ascii="Times New Roman" w:eastAsia="Times New Roman" w:hAnsi="Times New Roman"/>
                    <w:sz w:val="26"/>
                  </w:rPr>
                </w:rPrChange>
              </w:rPr>
              <w:pPrChange w:id="1560"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561" w:author="Tran Dang" w:date="2024-12-22T20:43:00Z">
                  <w:rPr>
                    <w:rFonts w:ascii="Times New Roman" w:eastAsia="Times New Roman" w:hAnsi="Times New Roman"/>
                    <w:sz w:val="26"/>
                  </w:rPr>
                </w:rPrChange>
              </w:rPr>
              <w:t>2</w:t>
            </w:r>
          </w:p>
        </w:tc>
        <w:tc>
          <w:tcPr>
            <w:tcW w:w="2268" w:type="dxa"/>
          </w:tcPr>
          <w:p w14:paraId="1526C9A5" w14:textId="34904174"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62" w:author="Tran Dang" w:date="2024-12-22T20:43:00Z">
                  <w:rPr>
                    <w:rFonts w:ascii="Times New Roman" w:eastAsia="Times New Roman" w:hAnsi="Times New Roman"/>
                    <w:sz w:val="26"/>
                  </w:rPr>
                </w:rPrChange>
              </w:rPr>
              <w:pPrChange w:id="1563"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64" w:author="Tran Dang" w:date="2024-12-22T20:43:00Z">
                  <w:rPr>
                    <w:rFonts w:ascii="Times New Roman" w:eastAsia="Times New Roman" w:hAnsi="Times New Roman"/>
                    <w:sz w:val="26"/>
                  </w:rPr>
                </w:rPrChange>
              </w:rPr>
              <w:t>LanguageID</w:t>
            </w:r>
          </w:p>
        </w:tc>
        <w:tc>
          <w:tcPr>
            <w:tcW w:w="2410" w:type="dxa"/>
          </w:tcPr>
          <w:p w14:paraId="0C126CA7" w14:textId="2FB1D02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65" w:author="Tran Dang" w:date="2024-12-22T20:43:00Z">
                  <w:rPr>
                    <w:rFonts w:ascii="Times New Roman" w:eastAsia="Times New Roman" w:hAnsi="Times New Roman"/>
                    <w:sz w:val="26"/>
                  </w:rPr>
                </w:rPrChange>
              </w:rPr>
              <w:pPrChange w:id="1566"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67" w:author="Tran Dang" w:date="2024-12-22T20:43:00Z">
                  <w:rPr>
                    <w:rFonts w:ascii="Times New Roman" w:eastAsia="Times New Roman" w:hAnsi="Times New Roman"/>
                    <w:sz w:val="26"/>
                  </w:rPr>
                </w:rPrChange>
              </w:rPr>
              <w:t>Int</w:t>
            </w:r>
          </w:p>
        </w:tc>
        <w:tc>
          <w:tcPr>
            <w:tcW w:w="2971" w:type="dxa"/>
          </w:tcPr>
          <w:p w14:paraId="39DEEE80" w14:textId="7512ABAD"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68" w:author="Tran Dang" w:date="2024-12-22T20:43:00Z">
                  <w:rPr>
                    <w:rFonts w:ascii="Times New Roman" w:eastAsia="Times New Roman" w:hAnsi="Times New Roman"/>
                    <w:sz w:val="26"/>
                  </w:rPr>
                </w:rPrChange>
              </w:rPr>
              <w:pPrChange w:id="1569"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70" w:author="Tran Dang" w:date="2024-12-22T20:43:00Z">
                  <w:rPr>
                    <w:rFonts w:ascii="Times New Roman" w:eastAsia="Times New Roman" w:hAnsi="Times New Roman"/>
                    <w:sz w:val="26"/>
                  </w:rPr>
                </w:rPrChange>
              </w:rPr>
              <w:t>Mã ngôn ngữ cho phép</w:t>
            </w:r>
          </w:p>
        </w:tc>
      </w:tr>
    </w:tbl>
    <w:p w14:paraId="4D8DB670" w14:textId="0497D585" w:rsidR="00021E98" w:rsidRDefault="00021E98" w:rsidP="00A5040F">
      <w:pPr>
        <w:pStyle w:val="bang"/>
      </w:pPr>
      <w:bookmarkStart w:id="1571" w:name="_Toc185794027"/>
      <w:r>
        <w:t xml:space="preserve">Bảng 2.9. Bảng </w:t>
      </w:r>
      <w:r w:rsidRPr="00021E98">
        <w:t>ProblemLanguages</w:t>
      </w:r>
      <w:bookmarkEnd w:id="1571"/>
    </w:p>
    <w:p w14:paraId="4993E1A5" w14:textId="2F2DD8FC" w:rsidR="00021E98" w:rsidRPr="00FE034E" w:rsidRDefault="00021E98" w:rsidP="00A5040F">
      <w:pPr>
        <w:pStyle w:val="c3"/>
        <w:rPr>
          <w:i/>
          <w:iCs/>
          <w:rPrChange w:id="1572" w:author="Tran Dang" w:date="2024-12-22T20:52:00Z">
            <w:rPr/>
          </w:rPrChange>
        </w:rPr>
      </w:pPr>
      <w:bookmarkStart w:id="1573" w:name="_Toc185793381"/>
      <w:bookmarkStart w:id="1574" w:name="_Toc185793457"/>
      <w:bookmarkStart w:id="1575" w:name="_Toc185793877"/>
      <w:r w:rsidRPr="00FE034E">
        <w:rPr>
          <w:i/>
          <w:iCs/>
          <w:rPrChange w:id="1576" w:author="Tran Dang" w:date="2024-12-22T20:52:00Z">
            <w:rPr/>
          </w:rPrChange>
        </w:rPr>
        <w:t>2.3.10. Bảng Submits</w:t>
      </w:r>
      <w:bookmarkEnd w:id="1573"/>
      <w:bookmarkEnd w:id="1574"/>
      <w:bookmarkEnd w:id="1575"/>
    </w:p>
    <w:p w14:paraId="49444D55" w14:textId="5EB589D6" w:rsidR="00021E98" w:rsidRDefault="00021E98"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Bảng Submits là bảng dùng để lưu thông tin các bài nộp của người dùng trong hệ thống.</w:t>
      </w:r>
    </w:p>
    <w:tbl>
      <w:tblPr>
        <w:tblStyle w:val="GridTable4-Accent1"/>
        <w:tblW w:w="0" w:type="auto"/>
        <w:tblLook w:val="04A0" w:firstRow="1" w:lastRow="0" w:firstColumn="1" w:lastColumn="0" w:noHBand="0" w:noVBand="1"/>
      </w:tblPr>
      <w:tblGrid>
        <w:gridCol w:w="1413"/>
        <w:gridCol w:w="2268"/>
        <w:gridCol w:w="2410"/>
        <w:gridCol w:w="2971"/>
      </w:tblGrid>
      <w:tr w:rsidR="00021E98" w14:paraId="0A7D9878" w14:textId="77777777" w:rsidTr="00F53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57A047" w14:textId="77777777" w:rsidR="00021E98" w:rsidRPr="009B1C3A" w:rsidRDefault="00021E98">
            <w:pPr>
              <w:spacing w:line="288" w:lineRule="auto"/>
              <w:ind w:right="-6"/>
              <w:jc w:val="center"/>
              <w:rPr>
                <w:rFonts w:ascii="Times New Roman" w:eastAsia="Times New Roman" w:hAnsi="Times New Roman"/>
                <w:sz w:val="24"/>
                <w:szCs w:val="24"/>
                <w:rPrChange w:id="1577" w:author="Tran Dang" w:date="2024-12-22T20:43:00Z">
                  <w:rPr>
                    <w:rFonts w:ascii="Times New Roman" w:eastAsia="Times New Roman" w:hAnsi="Times New Roman"/>
                    <w:b w:val="0"/>
                    <w:bCs w:val="0"/>
                    <w:sz w:val="26"/>
                  </w:rPr>
                </w:rPrChange>
              </w:rPr>
              <w:pPrChange w:id="1578" w:author="Tran Dang" w:date="2024-12-22T20:43:00Z">
                <w:pPr>
                  <w:spacing w:after="120" w:line="312" w:lineRule="auto"/>
                  <w:ind w:right="-6"/>
                  <w:jc w:val="center"/>
                </w:pPr>
              </w:pPrChange>
            </w:pPr>
            <w:r w:rsidRPr="009B1C3A">
              <w:rPr>
                <w:rFonts w:ascii="Times New Roman" w:eastAsia="Times New Roman" w:hAnsi="Times New Roman"/>
                <w:sz w:val="24"/>
                <w:szCs w:val="24"/>
                <w:rPrChange w:id="1579" w:author="Tran Dang" w:date="2024-12-22T20:43:00Z">
                  <w:rPr>
                    <w:rFonts w:ascii="Times New Roman" w:eastAsia="Times New Roman" w:hAnsi="Times New Roman"/>
                    <w:sz w:val="26"/>
                  </w:rPr>
                </w:rPrChange>
              </w:rPr>
              <w:t>STT</w:t>
            </w:r>
          </w:p>
        </w:tc>
        <w:tc>
          <w:tcPr>
            <w:tcW w:w="2268" w:type="dxa"/>
          </w:tcPr>
          <w:p w14:paraId="28AC9AF0"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80" w:author="Tran Dang" w:date="2024-12-22T20:43:00Z">
                  <w:rPr>
                    <w:rFonts w:ascii="Times New Roman" w:eastAsia="Times New Roman" w:hAnsi="Times New Roman"/>
                    <w:b w:val="0"/>
                    <w:bCs w:val="0"/>
                    <w:sz w:val="26"/>
                  </w:rPr>
                </w:rPrChange>
              </w:rPr>
              <w:pPrChange w:id="1581"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82" w:author="Tran Dang" w:date="2024-12-22T20:43:00Z">
                  <w:rPr>
                    <w:rFonts w:ascii="Times New Roman" w:eastAsia="Times New Roman" w:hAnsi="Times New Roman"/>
                    <w:sz w:val="26"/>
                  </w:rPr>
                </w:rPrChange>
              </w:rPr>
              <w:t>Tên thuộc tính</w:t>
            </w:r>
          </w:p>
        </w:tc>
        <w:tc>
          <w:tcPr>
            <w:tcW w:w="2410" w:type="dxa"/>
          </w:tcPr>
          <w:p w14:paraId="00C0A62F"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83" w:author="Tran Dang" w:date="2024-12-22T20:43:00Z">
                  <w:rPr>
                    <w:rFonts w:ascii="Times New Roman" w:eastAsia="Times New Roman" w:hAnsi="Times New Roman"/>
                    <w:b w:val="0"/>
                    <w:bCs w:val="0"/>
                    <w:sz w:val="26"/>
                  </w:rPr>
                </w:rPrChange>
              </w:rPr>
              <w:pPrChange w:id="1584"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85" w:author="Tran Dang" w:date="2024-12-22T20:43:00Z">
                  <w:rPr>
                    <w:rFonts w:ascii="Times New Roman" w:eastAsia="Times New Roman" w:hAnsi="Times New Roman"/>
                    <w:sz w:val="26"/>
                  </w:rPr>
                </w:rPrChange>
              </w:rPr>
              <w:t>Kiểu dữ liệu</w:t>
            </w:r>
          </w:p>
        </w:tc>
        <w:tc>
          <w:tcPr>
            <w:tcW w:w="2971" w:type="dxa"/>
          </w:tcPr>
          <w:p w14:paraId="79B40701"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586" w:author="Tran Dang" w:date="2024-12-22T20:43:00Z">
                  <w:rPr>
                    <w:rFonts w:ascii="Times New Roman" w:eastAsia="Times New Roman" w:hAnsi="Times New Roman"/>
                    <w:b w:val="0"/>
                    <w:bCs w:val="0"/>
                    <w:sz w:val="26"/>
                  </w:rPr>
                </w:rPrChange>
              </w:rPr>
              <w:pPrChange w:id="1587" w:author="Tran Dang" w:date="2024-12-22T20:43: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588" w:author="Tran Dang" w:date="2024-12-22T20:43:00Z">
                  <w:rPr>
                    <w:rFonts w:ascii="Times New Roman" w:eastAsia="Times New Roman" w:hAnsi="Times New Roman"/>
                    <w:sz w:val="26"/>
                  </w:rPr>
                </w:rPrChange>
              </w:rPr>
              <w:t>Mô tả</w:t>
            </w:r>
          </w:p>
        </w:tc>
      </w:tr>
      <w:tr w:rsidR="00021E98" w14:paraId="229DD56A"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F4EF037" w14:textId="77777777" w:rsidR="00021E98" w:rsidRPr="007F46F9" w:rsidRDefault="00021E98">
            <w:pPr>
              <w:spacing w:line="288" w:lineRule="auto"/>
              <w:ind w:right="-6"/>
              <w:jc w:val="center"/>
              <w:rPr>
                <w:rFonts w:ascii="Times New Roman" w:eastAsia="Times New Roman" w:hAnsi="Times New Roman"/>
                <w:b w:val="0"/>
                <w:sz w:val="24"/>
                <w:szCs w:val="24"/>
                <w:rPrChange w:id="1589" w:author="Tran Dang" w:date="2024-12-22T20:43:00Z">
                  <w:rPr>
                    <w:rFonts w:ascii="Times New Roman" w:eastAsia="Times New Roman" w:hAnsi="Times New Roman"/>
                    <w:sz w:val="26"/>
                  </w:rPr>
                </w:rPrChange>
              </w:rPr>
              <w:pPrChange w:id="1590"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591" w:author="Tran Dang" w:date="2024-12-22T20:43:00Z">
                  <w:rPr>
                    <w:rFonts w:ascii="Times New Roman" w:eastAsia="Times New Roman" w:hAnsi="Times New Roman"/>
                    <w:sz w:val="26"/>
                  </w:rPr>
                </w:rPrChange>
              </w:rPr>
              <w:t>1</w:t>
            </w:r>
          </w:p>
        </w:tc>
        <w:tc>
          <w:tcPr>
            <w:tcW w:w="2268" w:type="dxa"/>
          </w:tcPr>
          <w:p w14:paraId="62621F6E" w14:textId="18B5FF8F"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92" w:author="Tran Dang" w:date="2024-12-22T20:43:00Z">
                  <w:rPr>
                    <w:rFonts w:ascii="Times New Roman" w:eastAsia="Times New Roman" w:hAnsi="Times New Roman"/>
                    <w:sz w:val="26"/>
                  </w:rPr>
                </w:rPrChange>
              </w:rPr>
              <w:pPrChange w:id="1593"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94" w:author="Tran Dang" w:date="2024-12-22T20:43:00Z">
                  <w:rPr>
                    <w:rFonts w:ascii="Times New Roman" w:eastAsia="Times New Roman" w:hAnsi="Times New Roman"/>
                    <w:sz w:val="26"/>
                  </w:rPr>
                </w:rPrChange>
              </w:rPr>
              <w:t>SubmitId</w:t>
            </w:r>
          </w:p>
        </w:tc>
        <w:tc>
          <w:tcPr>
            <w:tcW w:w="2410" w:type="dxa"/>
          </w:tcPr>
          <w:p w14:paraId="695CBAAA"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95" w:author="Tran Dang" w:date="2024-12-22T20:43:00Z">
                  <w:rPr>
                    <w:rFonts w:ascii="Times New Roman" w:eastAsia="Times New Roman" w:hAnsi="Times New Roman"/>
                    <w:sz w:val="26"/>
                  </w:rPr>
                </w:rPrChange>
              </w:rPr>
              <w:pPrChange w:id="1596"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597" w:author="Tran Dang" w:date="2024-12-22T20:43:00Z">
                  <w:rPr>
                    <w:rFonts w:ascii="Times New Roman" w:eastAsia="Times New Roman" w:hAnsi="Times New Roman"/>
                    <w:sz w:val="26"/>
                  </w:rPr>
                </w:rPrChange>
              </w:rPr>
              <w:t>int</w:t>
            </w:r>
          </w:p>
        </w:tc>
        <w:tc>
          <w:tcPr>
            <w:tcW w:w="2971" w:type="dxa"/>
          </w:tcPr>
          <w:p w14:paraId="257207B1" w14:textId="34D866FE"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598" w:author="Tran Dang" w:date="2024-12-22T20:43:00Z">
                  <w:rPr>
                    <w:rFonts w:ascii="Times New Roman" w:eastAsia="Times New Roman" w:hAnsi="Times New Roman"/>
                    <w:sz w:val="26"/>
                  </w:rPr>
                </w:rPrChange>
              </w:rPr>
              <w:pPrChange w:id="1599"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00" w:author="Tran Dang" w:date="2024-12-22T20:43:00Z">
                  <w:rPr>
                    <w:rFonts w:ascii="Times New Roman" w:eastAsia="Times New Roman" w:hAnsi="Times New Roman"/>
                    <w:sz w:val="26"/>
                  </w:rPr>
                </w:rPrChange>
              </w:rPr>
              <w:t>Mã bài nộp</w:t>
            </w:r>
          </w:p>
        </w:tc>
      </w:tr>
      <w:tr w:rsidR="00021E98" w14:paraId="54DD4A77"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1C10FB42" w14:textId="77777777" w:rsidR="00021E98" w:rsidRPr="007F46F9" w:rsidRDefault="00021E98">
            <w:pPr>
              <w:spacing w:line="288" w:lineRule="auto"/>
              <w:ind w:right="-6"/>
              <w:jc w:val="center"/>
              <w:rPr>
                <w:rFonts w:ascii="Times New Roman" w:eastAsia="Times New Roman" w:hAnsi="Times New Roman"/>
                <w:b w:val="0"/>
                <w:sz w:val="24"/>
                <w:szCs w:val="24"/>
                <w:rPrChange w:id="1601" w:author="Tran Dang" w:date="2024-12-22T20:43:00Z">
                  <w:rPr>
                    <w:rFonts w:ascii="Times New Roman" w:eastAsia="Times New Roman" w:hAnsi="Times New Roman"/>
                    <w:sz w:val="26"/>
                  </w:rPr>
                </w:rPrChange>
              </w:rPr>
              <w:pPrChange w:id="1602"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603" w:author="Tran Dang" w:date="2024-12-22T20:43:00Z">
                  <w:rPr>
                    <w:rFonts w:ascii="Times New Roman" w:eastAsia="Times New Roman" w:hAnsi="Times New Roman"/>
                    <w:sz w:val="26"/>
                  </w:rPr>
                </w:rPrChange>
              </w:rPr>
              <w:t>2</w:t>
            </w:r>
          </w:p>
        </w:tc>
        <w:tc>
          <w:tcPr>
            <w:tcW w:w="2268" w:type="dxa"/>
          </w:tcPr>
          <w:p w14:paraId="5283CBD9" w14:textId="0BC53F00"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04" w:author="Tran Dang" w:date="2024-12-22T20:43:00Z">
                  <w:rPr>
                    <w:rFonts w:ascii="Times New Roman" w:eastAsia="Times New Roman" w:hAnsi="Times New Roman"/>
                    <w:sz w:val="26"/>
                  </w:rPr>
                </w:rPrChange>
              </w:rPr>
              <w:pPrChange w:id="1605"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06" w:author="Tran Dang" w:date="2024-12-22T20:43:00Z">
                  <w:rPr>
                    <w:rFonts w:ascii="Times New Roman" w:eastAsia="Times New Roman" w:hAnsi="Times New Roman"/>
                    <w:sz w:val="26"/>
                  </w:rPr>
                </w:rPrChange>
              </w:rPr>
              <w:t>Status</w:t>
            </w:r>
          </w:p>
        </w:tc>
        <w:tc>
          <w:tcPr>
            <w:tcW w:w="2410" w:type="dxa"/>
          </w:tcPr>
          <w:p w14:paraId="25301881" w14:textId="0A34CAE1"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07" w:author="Tran Dang" w:date="2024-12-22T20:43:00Z">
                  <w:rPr>
                    <w:rFonts w:ascii="Times New Roman" w:eastAsia="Times New Roman" w:hAnsi="Times New Roman"/>
                    <w:sz w:val="26"/>
                  </w:rPr>
                </w:rPrChange>
              </w:rPr>
              <w:pPrChange w:id="1608"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09" w:author="Tran Dang" w:date="2024-12-22T20:43:00Z">
                  <w:rPr>
                    <w:rFonts w:ascii="Times New Roman" w:eastAsia="Times New Roman" w:hAnsi="Times New Roman"/>
                    <w:sz w:val="26"/>
                  </w:rPr>
                </w:rPrChange>
              </w:rPr>
              <w:t>Nvarchar(MAX)</w:t>
            </w:r>
          </w:p>
        </w:tc>
        <w:tc>
          <w:tcPr>
            <w:tcW w:w="2971" w:type="dxa"/>
          </w:tcPr>
          <w:p w14:paraId="4128CA14" w14:textId="179B1DCE"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10" w:author="Tran Dang" w:date="2024-12-22T20:43:00Z">
                  <w:rPr>
                    <w:rFonts w:ascii="Times New Roman" w:eastAsia="Times New Roman" w:hAnsi="Times New Roman"/>
                    <w:sz w:val="26"/>
                  </w:rPr>
                </w:rPrChange>
              </w:rPr>
              <w:pPrChange w:id="1611"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12" w:author="Tran Dang" w:date="2024-12-22T20:43:00Z">
                  <w:rPr>
                    <w:rFonts w:ascii="Times New Roman" w:eastAsia="Times New Roman" w:hAnsi="Times New Roman"/>
                    <w:sz w:val="26"/>
                  </w:rPr>
                </w:rPrChange>
              </w:rPr>
              <w:t>Trạng thái của bài nộp</w:t>
            </w:r>
          </w:p>
        </w:tc>
      </w:tr>
      <w:tr w:rsidR="00021E98" w14:paraId="5820E73C"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72C49E1" w14:textId="0153E016" w:rsidR="00021E98" w:rsidRPr="007F46F9" w:rsidRDefault="00021E98">
            <w:pPr>
              <w:spacing w:line="288" w:lineRule="auto"/>
              <w:ind w:right="-6"/>
              <w:jc w:val="center"/>
              <w:rPr>
                <w:rFonts w:ascii="Times New Roman" w:eastAsia="Times New Roman" w:hAnsi="Times New Roman"/>
                <w:b w:val="0"/>
                <w:sz w:val="24"/>
                <w:szCs w:val="24"/>
                <w:rPrChange w:id="1613" w:author="Tran Dang" w:date="2024-12-22T20:43:00Z">
                  <w:rPr>
                    <w:rFonts w:ascii="Times New Roman" w:eastAsia="Times New Roman" w:hAnsi="Times New Roman"/>
                    <w:sz w:val="26"/>
                  </w:rPr>
                </w:rPrChange>
              </w:rPr>
              <w:pPrChange w:id="1614"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615" w:author="Tran Dang" w:date="2024-12-22T20:43:00Z">
                  <w:rPr>
                    <w:rFonts w:ascii="Times New Roman" w:eastAsia="Times New Roman" w:hAnsi="Times New Roman"/>
                    <w:sz w:val="26"/>
                  </w:rPr>
                </w:rPrChange>
              </w:rPr>
              <w:t>3</w:t>
            </w:r>
          </w:p>
        </w:tc>
        <w:tc>
          <w:tcPr>
            <w:tcW w:w="2268" w:type="dxa"/>
          </w:tcPr>
          <w:p w14:paraId="391B1A8D" w14:textId="2CCB0BE1"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16" w:author="Tran Dang" w:date="2024-12-22T20:43:00Z">
                  <w:rPr>
                    <w:rFonts w:ascii="Times New Roman" w:eastAsia="Times New Roman" w:hAnsi="Times New Roman"/>
                    <w:sz w:val="26"/>
                  </w:rPr>
                </w:rPrChange>
              </w:rPr>
              <w:pPrChange w:id="1617"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18" w:author="Tran Dang" w:date="2024-12-22T20:43:00Z">
                  <w:rPr>
                    <w:rFonts w:ascii="Times New Roman" w:eastAsia="Times New Roman" w:hAnsi="Times New Roman"/>
                    <w:sz w:val="26"/>
                  </w:rPr>
                </w:rPrChange>
              </w:rPr>
              <w:t>CodeText</w:t>
            </w:r>
          </w:p>
        </w:tc>
        <w:tc>
          <w:tcPr>
            <w:tcW w:w="2410" w:type="dxa"/>
          </w:tcPr>
          <w:p w14:paraId="5FD65695" w14:textId="17066164"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19" w:author="Tran Dang" w:date="2024-12-22T20:43:00Z">
                  <w:rPr>
                    <w:rFonts w:ascii="Times New Roman" w:eastAsia="Times New Roman" w:hAnsi="Times New Roman"/>
                    <w:sz w:val="26"/>
                  </w:rPr>
                </w:rPrChange>
              </w:rPr>
              <w:pPrChange w:id="1620"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21" w:author="Tran Dang" w:date="2024-12-22T20:43:00Z">
                  <w:rPr>
                    <w:rFonts w:ascii="Times New Roman" w:eastAsia="Times New Roman" w:hAnsi="Times New Roman"/>
                    <w:sz w:val="26"/>
                  </w:rPr>
                </w:rPrChange>
              </w:rPr>
              <w:t>Nvarchar(MAX)</w:t>
            </w:r>
          </w:p>
        </w:tc>
        <w:tc>
          <w:tcPr>
            <w:tcW w:w="2971" w:type="dxa"/>
          </w:tcPr>
          <w:p w14:paraId="3CC47748" w14:textId="6EB68D6D"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22" w:author="Tran Dang" w:date="2024-12-22T20:43:00Z">
                  <w:rPr>
                    <w:rFonts w:ascii="Times New Roman" w:eastAsia="Times New Roman" w:hAnsi="Times New Roman"/>
                    <w:sz w:val="26"/>
                  </w:rPr>
                </w:rPrChange>
              </w:rPr>
              <w:pPrChange w:id="1623"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24" w:author="Tran Dang" w:date="2024-12-22T20:43:00Z">
                  <w:rPr>
                    <w:rFonts w:ascii="Times New Roman" w:eastAsia="Times New Roman" w:hAnsi="Times New Roman"/>
                    <w:sz w:val="26"/>
                  </w:rPr>
                </w:rPrChange>
              </w:rPr>
              <w:t>Mã nguồn của bài nộp</w:t>
            </w:r>
          </w:p>
        </w:tc>
      </w:tr>
      <w:tr w:rsidR="00021E98" w14:paraId="49D564D1"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15F4AABD" w14:textId="1A8993EC" w:rsidR="00021E98" w:rsidRPr="007F46F9" w:rsidRDefault="00021E98">
            <w:pPr>
              <w:spacing w:line="288" w:lineRule="auto"/>
              <w:ind w:right="-6"/>
              <w:jc w:val="center"/>
              <w:rPr>
                <w:rFonts w:ascii="Times New Roman" w:eastAsia="Times New Roman" w:hAnsi="Times New Roman"/>
                <w:b w:val="0"/>
                <w:sz w:val="24"/>
                <w:szCs w:val="24"/>
                <w:rPrChange w:id="1625" w:author="Tran Dang" w:date="2024-12-22T20:43:00Z">
                  <w:rPr>
                    <w:rFonts w:ascii="Times New Roman" w:eastAsia="Times New Roman" w:hAnsi="Times New Roman"/>
                    <w:sz w:val="26"/>
                  </w:rPr>
                </w:rPrChange>
              </w:rPr>
              <w:pPrChange w:id="1626"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627" w:author="Tran Dang" w:date="2024-12-22T20:43:00Z">
                  <w:rPr>
                    <w:rFonts w:ascii="Times New Roman" w:eastAsia="Times New Roman" w:hAnsi="Times New Roman"/>
                    <w:sz w:val="26"/>
                  </w:rPr>
                </w:rPrChange>
              </w:rPr>
              <w:t>4</w:t>
            </w:r>
          </w:p>
        </w:tc>
        <w:tc>
          <w:tcPr>
            <w:tcW w:w="2268" w:type="dxa"/>
          </w:tcPr>
          <w:p w14:paraId="6646D133" w14:textId="34454A90"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28" w:author="Tran Dang" w:date="2024-12-22T20:43:00Z">
                  <w:rPr>
                    <w:rFonts w:ascii="Times New Roman" w:eastAsia="Times New Roman" w:hAnsi="Times New Roman"/>
                    <w:sz w:val="26"/>
                  </w:rPr>
                </w:rPrChange>
              </w:rPr>
              <w:pPrChange w:id="1629"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30" w:author="Tran Dang" w:date="2024-12-22T20:43:00Z">
                  <w:rPr>
                    <w:rFonts w:ascii="Times New Roman" w:eastAsia="Times New Roman" w:hAnsi="Times New Roman"/>
                    <w:sz w:val="26"/>
                  </w:rPr>
                </w:rPrChange>
              </w:rPr>
              <w:t>LanguageName</w:t>
            </w:r>
          </w:p>
        </w:tc>
        <w:tc>
          <w:tcPr>
            <w:tcW w:w="2410" w:type="dxa"/>
          </w:tcPr>
          <w:p w14:paraId="45D488BD" w14:textId="145C3188"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31" w:author="Tran Dang" w:date="2024-12-22T20:43:00Z">
                  <w:rPr>
                    <w:rFonts w:ascii="Times New Roman" w:eastAsia="Times New Roman" w:hAnsi="Times New Roman"/>
                    <w:sz w:val="26"/>
                  </w:rPr>
                </w:rPrChange>
              </w:rPr>
              <w:pPrChange w:id="1632"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33" w:author="Tran Dang" w:date="2024-12-22T20:43:00Z">
                  <w:rPr>
                    <w:rFonts w:ascii="Times New Roman" w:eastAsia="Times New Roman" w:hAnsi="Times New Roman"/>
                    <w:sz w:val="26"/>
                  </w:rPr>
                </w:rPrChange>
              </w:rPr>
              <w:t>Nvarchar(MAX)</w:t>
            </w:r>
          </w:p>
        </w:tc>
        <w:tc>
          <w:tcPr>
            <w:tcW w:w="2971" w:type="dxa"/>
          </w:tcPr>
          <w:p w14:paraId="058E9421" w14:textId="3193C4C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34" w:author="Tran Dang" w:date="2024-12-22T20:43:00Z">
                  <w:rPr>
                    <w:rFonts w:ascii="Times New Roman" w:eastAsia="Times New Roman" w:hAnsi="Times New Roman"/>
                    <w:sz w:val="26"/>
                  </w:rPr>
                </w:rPrChange>
              </w:rPr>
              <w:pPrChange w:id="1635"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36" w:author="Tran Dang" w:date="2024-12-22T20:43:00Z">
                  <w:rPr>
                    <w:rFonts w:ascii="Times New Roman" w:eastAsia="Times New Roman" w:hAnsi="Times New Roman"/>
                    <w:sz w:val="26"/>
                  </w:rPr>
                </w:rPrChange>
              </w:rPr>
              <w:t>Ngôn ngữ sử dụng</w:t>
            </w:r>
          </w:p>
        </w:tc>
      </w:tr>
      <w:tr w:rsidR="00021E98" w14:paraId="78F8BFF4"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A4324E8" w14:textId="79E8ECCC" w:rsidR="00021E98" w:rsidRPr="007F46F9" w:rsidRDefault="00021E98">
            <w:pPr>
              <w:spacing w:line="288" w:lineRule="auto"/>
              <w:ind w:right="-6"/>
              <w:jc w:val="center"/>
              <w:rPr>
                <w:rFonts w:ascii="Times New Roman" w:eastAsia="Times New Roman" w:hAnsi="Times New Roman"/>
                <w:b w:val="0"/>
                <w:sz w:val="24"/>
                <w:szCs w:val="24"/>
                <w:rPrChange w:id="1637" w:author="Tran Dang" w:date="2024-12-22T20:43:00Z">
                  <w:rPr>
                    <w:rFonts w:ascii="Times New Roman" w:eastAsia="Times New Roman" w:hAnsi="Times New Roman"/>
                    <w:sz w:val="26"/>
                  </w:rPr>
                </w:rPrChange>
              </w:rPr>
              <w:pPrChange w:id="1638"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639" w:author="Tran Dang" w:date="2024-12-22T20:43:00Z">
                  <w:rPr>
                    <w:rFonts w:ascii="Times New Roman" w:eastAsia="Times New Roman" w:hAnsi="Times New Roman"/>
                    <w:sz w:val="26"/>
                  </w:rPr>
                </w:rPrChange>
              </w:rPr>
              <w:t>5</w:t>
            </w:r>
          </w:p>
        </w:tc>
        <w:tc>
          <w:tcPr>
            <w:tcW w:w="2268" w:type="dxa"/>
          </w:tcPr>
          <w:p w14:paraId="3CEB9B1E" w14:textId="6CF85A12"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40" w:author="Tran Dang" w:date="2024-12-22T20:43:00Z">
                  <w:rPr>
                    <w:rFonts w:ascii="Times New Roman" w:eastAsia="Times New Roman" w:hAnsi="Times New Roman"/>
                    <w:sz w:val="26"/>
                  </w:rPr>
                </w:rPrChange>
              </w:rPr>
              <w:pPrChange w:id="1641"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42" w:author="Tran Dang" w:date="2024-12-22T20:43:00Z">
                  <w:rPr>
                    <w:rFonts w:ascii="Times New Roman" w:eastAsia="Times New Roman" w:hAnsi="Times New Roman"/>
                    <w:sz w:val="26"/>
                  </w:rPr>
                </w:rPrChange>
              </w:rPr>
              <w:t>UsedTime</w:t>
            </w:r>
          </w:p>
        </w:tc>
        <w:tc>
          <w:tcPr>
            <w:tcW w:w="2410" w:type="dxa"/>
          </w:tcPr>
          <w:p w14:paraId="35AAA8A3" w14:textId="63B5741D"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43" w:author="Tran Dang" w:date="2024-12-22T20:43:00Z">
                  <w:rPr>
                    <w:rFonts w:ascii="Times New Roman" w:eastAsia="Times New Roman" w:hAnsi="Times New Roman"/>
                    <w:sz w:val="26"/>
                  </w:rPr>
                </w:rPrChange>
              </w:rPr>
              <w:pPrChange w:id="1644"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45" w:author="Tran Dang" w:date="2024-12-22T20:43:00Z">
                  <w:rPr>
                    <w:rFonts w:ascii="Times New Roman" w:eastAsia="Times New Roman" w:hAnsi="Times New Roman"/>
                    <w:sz w:val="26"/>
                  </w:rPr>
                </w:rPrChange>
              </w:rPr>
              <w:t>Float</w:t>
            </w:r>
          </w:p>
        </w:tc>
        <w:tc>
          <w:tcPr>
            <w:tcW w:w="2971" w:type="dxa"/>
          </w:tcPr>
          <w:p w14:paraId="6F144DC7" w14:textId="19EF3A69"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46" w:author="Tran Dang" w:date="2024-12-22T20:43:00Z">
                  <w:rPr>
                    <w:rFonts w:ascii="Times New Roman" w:eastAsia="Times New Roman" w:hAnsi="Times New Roman"/>
                    <w:sz w:val="26"/>
                  </w:rPr>
                </w:rPrChange>
              </w:rPr>
              <w:pPrChange w:id="1647"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48" w:author="Tran Dang" w:date="2024-12-22T20:43:00Z">
                  <w:rPr>
                    <w:rFonts w:ascii="Times New Roman" w:eastAsia="Times New Roman" w:hAnsi="Times New Roman"/>
                    <w:sz w:val="26"/>
                  </w:rPr>
                </w:rPrChange>
              </w:rPr>
              <w:t>Thời gian giới hạn</w:t>
            </w:r>
          </w:p>
        </w:tc>
      </w:tr>
      <w:tr w:rsidR="00021E98" w14:paraId="4823EA41"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1807B093" w14:textId="24DE987B" w:rsidR="00021E98" w:rsidRPr="007F46F9" w:rsidRDefault="00021E98">
            <w:pPr>
              <w:spacing w:line="288" w:lineRule="auto"/>
              <w:ind w:right="-6"/>
              <w:jc w:val="center"/>
              <w:rPr>
                <w:rFonts w:ascii="Times New Roman" w:eastAsia="Times New Roman" w:hAnsi="Times New Roman"/>
                <w:b w:val="0"/>
                <w:sz w:val="24"/>
                <w:szCs w:val="24"/>
                <w:rPrChange w:id="1649" w:author="Tran Dang" w:date="2024-12-22T20:43:00Z">
                  <w:rPr>
                    <w:rFonts w:ascii="Times New Roman" w:eastAsia="Times New Roman" w:hAnsi="Times New Roman"/>
                    <w:sz w:val="26"/>
                  </w:rPr>
                </w:rPrChange>
              </w:rPr>
              <w:pPrChange w:id="1650"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651" w:author="Tran Dang" w:date="2024-12-22T20:43:00Z">
                  <w:rPr>
                    <w:rFonts w:ascii="Times New Roman" w:eastAsia="Times New Roman" w:hAnsi="Times New Roman"/>
                    <w:sz w:val="26"/>
                  </w:rPr>
                </w:rPrChange>
              </w:rPr>
              <w:t>6</w:t>
            </w:r>
          </w:p>
        </w:tc>
        <w:tc>
          <w:tcPr>
            <w:tcW w:w="2268" w:type="dxa"/>
          </w:tcPr>
          <w:p w14:paraId="7A0DA508" w14:textId="46021571"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52" w:author="Tran Dang" w:date="2024-12-22T20:43:00Z">
                  <w:rPr>
                    <w:rFonts w:ascii="Times New Roman" w:eastAsia="Times New Roman" w:hAnsi="Times New Roman"/>
                    <w:sz w:val="26"/>
                  </w:rPr>
                </w:rPrChange>
              </w:rPr>
              <w:pPrChange w:id="1653"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54" w:author="Tran Dang" w:date="2024-12-22T20:43:00Z">
                  <w:rPr>
                    <w:rFonts w:ascii="Times New Roman" w:eastAsia="Times New Roman" w:hAnsi="Times New Roman"/>
                    <w:sz w:val="26"/>
                  </w:rPr>
                </w:rPrChange>
              </w:rPr>
              <w:t>UsedDisk</w:t>
            </w:r>
          </w:p>
        </w:tc>
        <w:tc>
          <w:tcPr>
            <w:tcW w:w="2410" w:type="dxa"/>
          </w:tcPr>
          <w:p w14:paraId="7881157F" w14:textId="135C168E"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55" w:author="Tran Dang" w:date="2024-12-22T20:43:00Z">
                  <w:rPr>
                    <w:rFonts w:ascii="Times New Roman" w:eastAsia="Times New Roman" w:hAnsi="Times New Roman"/>
                    <w:sz w:val="26"/>
                  </w:rPr>
                </w:rPrChange>
              </w:rPr>
              <w:pPrChange w:id="1656"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57" w:author="Tran Dang" w:date="2024-12-22T20:43:00Z">
                  <w:rPr>
                    <w:rFonts w:ascii="Times New Roman" w:eastAsia="Times New Roman" w:hAnsi="Times New Roman"/>
                    <w:sz w:val="26"/>
                  </w:rPr>
                </w:rPrChange>
              </w:rPr>
              <w:t>Float</w:t>
            </w:r>
          </w:p>
        </w:tc>
        <w:tc>
          <w:tcPr>
            <w:tcW w:w="2971" w:type="dxa"/>
          </w:tcPr>
          <w:p w14:paraId="0B229111" w14:textId="4E8144B6"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58" w:author="Tran Dang" w:date="2024-12-22T20:43:00Z">
                  <w:rPr>
                    <w:rFonts w:ascii="Times New Roman" w:eastAsia="Times New Roman" w:hAnsi="Times New Roman"/>
                    <w:sz w:val="26"/>
                  </w:rPr>
                </w:rPrChange>
              </w:rPr>
              <w:pPrChange w:id="1659"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60" w:author="Tran Dang" w:date="2024-12-22T20:43:00Z">
                  <w:rPr>
                    <w:rFonts w:ascii="Times New Roman" w:eastAsia="Times New Roman" w:hAnsi="Times New Roman"/>
                    <w:sz w:val="26"/>
                  </w:rPr>
                </w:rPrChange>
              </w:rPr>
              <w:t>Bộ nhớ sử dụng</w:t>
            </w:r>
          </w:p>
        </w:tc>
      </w:tr>
      <w:tr w:rsidR="00021E98" w14:paraId="451B40A9"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7459C58" w14:textId="418C7BD8" w:rsidR="00021E98" w:rsidRPr="007F46F9" w:rsidRDefault="00021E98">
            <w:pPr>
              <w:spacing w:line="288" w:lineRule="auto"/>
              <w:ind w:right="-6"/>
              <w:jc w:val="center"/>
              <w:rPr>
                <w:rFonts w:ascii="Times New Roman" w:eastAsia="Times New Roman" w:hAnsi="Times New Roman"/>
                <w:b w:val="0"/>
                <w:sz w:val="24"/>
                <w:szCs w:val="24"/>
                <w:rPrChange w:id="1661" w:author="Tran Dang" w:date="2024-12-22T20:43:00Z">
                  <w:rPr>
                    <w:rFonts w:ascii="Times New Roman" w:eastAsia="Times New Roman" w:hAnsi="Times New Roman"/>
                    <w:sz w:val="26"/>
                  </w:rPr>
                </w:rPrChange>
              </w:rPr>
              <w:pPrChange w:id="1662"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663" w:author="Tran Dang" w:date="2024-12-22T20:43:00Z">
                  <w:rPr>
                    <w:rFonts w:ascii="Times New Roman" w:eastAsia="Times New Roman" w:hAnsi="Times New Roman"/>
                    <w:sz w:val="26"/>
                  </w:rPr>
                </w:rPrChange>
              </w:rPr>
              <w:t>7</w:t>
            </w:r>
          </w:p>
        </w:tc>
        <w:tc>
          <w:tcPr>
            <w:tcW w:w="2268" w:type="dxa"/>
          </w:tcPr>
          <w:p w14:paraId="248BBBBB" w14:textId="14F2227C"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64" w:author="Tran Dang" w:date="2024-12-22T20:43:00Z">
                  <w:rPr>
                    <w:rFonts w:ascii="Times New Roman" w:eastAsia="Times New Roman" w:hAnsi="Times New Roman"/>
                    <w:sz w:val="26"/>
                  </w:rPr>
                </w:rPrChange>
              </w:rPr>
              <w:pPrChange w:id="1665"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66" w:author="Tran Dang" w:date="2024-12-22T20:43:00Z">
                  <w:rPr>
                    <w:rFonts w:ascii="Times New Roman" w:eastAsia="Times New Roman" w:hAnsi="Times New Roman"/>
                    <w:sz w:val="26"/>
                  </w:rPr>
                </w:rPrChange>
              </w:rPr>
              <w:t>CreateDate</w:t>
            </w:r>
          </w:p>
        </w:tc>
        <w:tc>
          <w:tcPr>
            <w:tcW w:w="2410" w:type="dxa"/>
          </w:tcPr>
          <w:p w14:paraId="1FADADA8" w14:textId="02F3920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67" w:author="Tran Dang" w:date="2024-12-22T20:43:00Z">
                  <w:rPr>
                    <w:rFonts w:ascii="Times New Roman" w:eastAsia="Times New Roman" w:hAnsi="Times New Roman"/>
                    <w:sz w:val="26"/>
                  </w:rPr>
                </w:rPrChange>
              </w:rPr>
              <w:pPrChange w:id="1668"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69" w:author="Tran Dang" w:date="2024-12-22T20:43:00Z">
                  <w:rPr>
                    <w:rFonts w:ascii="Times New Roman" w:eastAsia="Times New Roman" w:hAnsi="Times New Roman"/>
                    <w:sz w:val="26"/>
                  </w:rPr>
                </w:rPrChange>
              </w:rPr>
              <w:t>Datetime</w:t>
            </w:r>
          </w:p>
        </w:tc>
        <w:tc>
          <w:tcPr>
            <w:tcW w:w="2971" w:type="dxa"/>
          </w:tcPr>
          <w:p w14:paraId="64EBCCC3" w14:textId="16ADA982"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70" w:author="Tran Dang" w:date="2024-12-22T20:43:00Z">
                  <w:rPr>
                    <w:rFonts w:ascii="Times New Roman" w:eastAsia="Times New Roman" w:hAnsi="Times New Roman"/>
                    <w:sz w:val="26"/>
                  </w:rPr>
                </w:rPrChange>
              </w:rPr>
              <w:pPrChange w:id="1671"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72" w:author="Tran Dang" w:date="2024-12-22T20:43:00Z">
                  <w:rPr>
                    <w:rFonts w:ascii="Times New Roman" w:eastAsia="Times New Roman" w:hAnsi="Times New Roman"/>
                    <w:sz w:val="26"/>
                  </w:rPr>
                </w:rPrChange>
              </w:rPr>
              <w:t>Ngày nộp</w:t>
            </w:r>
          </w:p>
        </w:tc>
      </w:tr>
      <w:tr w:rsidR="00021E98" w14:paraId="4788E828" w14:textId="77777777" w:rsidTr="00F53B33">
        <w:tc>
          <w:tcPr>
            <w:cnfStyle w:val="001000000000" w:firstRow="0" w:lastRow="0" w:firstColumn="1" w:lastColumn="0" w:oddVBand="0" w:evenVBand="0" w:oddHBand="0" w:evenHBand="0" w:firstRowFirstColumn="0" w:firstRowLastColumn="0" w:lastRowFirstColumn="0" w:lastRowLastColumn="0"/>
            <w:tcW w:w="1413" w:type="dxa"/>
          </w:tcPr>
          <w:p w14:paraId="2DEA45AC" w14:textId="6A3F2277" w:rsidR="00021E98" w:rsidRPr="007F46F9" w:rsidRDefault="00021E98">
            <w:pPr>
              <w:spacing w:line="288" w:lineRule="auto"/>
              <w:ind w:right="-6"/>
              <w:jc w:val="center"/>
              <w:rPr>
                <w:rFonts w:ascii="Times New Roman" w:eastAsia="Times New Roman" w:hAnsi="Times New Roman"/>
                <w:b w:val="0"/>
                <w:sz w:val="24"/>
                <w:szCs w:val="24"/>
                <w:rPrChange w:id="1673" w:author="Tran Dang" w:date="2024-12-22T20:43:00Z">
                  <w:rPr>
                    <w:rFonts w:ascii="Times New Roman" w:eastAsia="Times New Roman" w:hAnsi="Times New Roman"/>
                    <w:sz w:val="26"/>
                  </w:rPr>
                </w:rPrChange>
              </w:rPr>
              <w:pPrChange w:id="1674"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675" w:author="Tran Dang" w:date="2024-12-22T20:43:00Z">
                  <w:rPr>
                    <w:rFonts w:ascii="Times New Roman" w:eastAsia="Times New Roman" w:hAnsi="Times New Roman"/>
                    <w:sz w:val="26"/>
                  </w:rPr>
                </w:rPrChange>
              </w:rPr>
              <w:t>8</w:t>
            </w:r>
          </w:p>
        </w:tc>
        <w:tc>
          <w:tcPr>
            <w:tcW w:w="2268" w:type="dxa"/>
          </w:tcPr>
          <w:p w14:paraId="0F7FA4BD" w14:textId="3B780DAC"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76" w:author="Tran Dang" w:date="2024-12-22T20:43:00Z">
                  <w:rPr>
                    <w:rFonts w:ascii="Times New Roman" w:eastAsia="Times New Roman" w:hAnsi="Times New Roman"/>
                    <w:sz w:val="26"/>
                  </w:rPr>
                </w:rPrChange>
              </w:rPr>
              <w:pPrChange w:id="1677"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78" w:author="Tran Dang" w:date="2024-12-22T20:43:00Z">
                  <w:rPr>
                    <w:rFonts w:ascii="Times New Roman" w:eastAsia="Times New Roman" w:hAnsi="Times New Roman"/>
                    <w:sz w:val="26"/>
                  </w:rPr>
                </w:rPrChange>
              </w:rPr>
              <w:t>SumScore</w:t>
            </w:r>
          </w:p>
        </w:tc>
        <w:tc>
          <w:tcPr>
            <w:tcW w:w="2410" w:type="dxa"/>
          </w:tcPr>
          <w:p w14:paraId="2EDFA48D" w14:textId="6D39C641"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79" w:author="Tran Dang" w:date="2024-12-22T20:43:00Z">
                  <w:rPr>
                    <w:rFonts w:ascii="Times New Roman" w:eastAsia="Times New Roman" w:hAnsi="Times New Roman"/>
                    <w:sz w:val="26"/>
                  </w:rPr>
                </w:rPrChange>
              </w:rPr>
              <w:pPrChange w:id="1680"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81" w:author="Tran Dang" w:date="2024-12-22T20:43:00Z">
                  <w:rPr>
                    <w:rFonts w:ascii="Times New Roman" w:eastAsia="Times New Roman" w:hAnsi="Times New Roman"/>
                    <w:sz w:val="26"/>
                  </w:rPr>
                </w:rPrChange>
              </w:rPr>
              <w:t>Float</w:t>
            </w:r>
          </w:p>
        </w:tc>
        <w:tc>
          <w:tcPr>
            <w:tcW w:w="2971" w:type="dxa"/>
          </w:tcPr>
          <w:p w14:paraId="54B89069" w14:textId="4D1E7647"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682" w:author="Tran Dang" w:date="2024-12-22T20:43:00Z">
                  <w:rPr>
                    <w:rFonts w:ascii="Times New Roman" w:eastAsia="Times New Roman" w:hAnsi="Times New Roman"/>
                    <w:sz w:val="26"/>
                  </w:rPr>
                </w:rPrChange>
              </w:rPr>
              <w:pPrChange w:id="1683" w:author="Tran Dang" w:date="2024-12-22T20:43: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684" w:author="Tran Dang" w:date="2024-12-22T20:43:00Z">
                  <w:rPr>
                    <w:rFonts w:ascii="Times New Roman" w:eastAsia="Times New Roman" w:hAnsi="Times New Roman"/>
                    <w:sz w:val="26"/>
                  </w:rPr>
                </w:rPrChange>
              </w:rPr>
              <w:t>Tổng điểm</w:t>
            </w:r>
          </w:p>
        </w:tc>
      </w:tr>
      <w:tr w:rsidR="00021E98" w14:paraId="333DCE20" w14:textId="77777777" w:rsidTr="00F53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FD27D10" w14:textId="65196EE0" w:rsidR="00021E98" w:rsidRPr="007F46F9" w:rsidRDefault="00021E98">
            <w:pPr>
              <w:spacing w:line="288" w:lineRule="auto"/>
              <w:ind w:right="-6"/>
              <w:jc w:val="center"/>
              <w:rPr>
                <w:rFonts w:ascii="Times New Roman" w:eastAsia="Times New Roman" w:hAnsi="Times New Roman"/>
                <w:b w:val="0"/>
                <w:sz w:val="24"/>
                <w:szCs w:val="24"/>
                <w:rPrChange w:id="1685" w:author="Tran Dang" w:date="2024-12-22T20:43:00Z">
                  <w:rPr>
                    <w:rFonts w:ascii="Times New Roman" w:eastAsia="Times New Roman" w:hAnsi="Times New Roman"/>
                    <w:sz w:val="26"/>
                  </w:rPr>
                </w:rPrChange>
              </w:rPr>
              <w:pPrChange w:id="1686" w:author="Tran Dang" w:date="2024-12-22T20:43:00Z">
                <w:pPr>
                  <w:spacing w:after="120" w:line="312" w:lineRule="auto"/>
                  <w:ind w:right="-6"/>
                  <w:jc w:val="center"/>
                </w:pPr>
              </w:pPrChange>
            </w:pPr>
            <w:r w:rsidRPr="007F46F9">
              <w:rPr>
                <w:rFonts w:ascii="Times New Roman" w:eastAsia="Times New Roman" w:hAnsi="Times New Roman"/>
                <w:b w:val="0"/>
                <w:sz w:val="24"/>
                <w:szCs w:val="24"/>
                <w:rPrChange w:id="1687" w:author="Tran Dang" w:date="2024-12-22T20:43:00Z">
                  <w:rPr>
                    <w:rFonts w:ascii="Times New Roman" w:eastAsia="Times New Roman" w:hAnsi="Times New Roman"/>
                    <w:sz w:val="26"/>
                  </w:rPr>
                </w:rPrChange>
              </w:rPr>
              <w:t>9</w:t>
            </w:r>
          </w:p>
        </w:tc>
        <w:tc>
          <w:tcPr>
            <w:tcW w:w="2268" w:type="dxa"/>
          </w:tcPr>
          <w:p w14:paraId="69147EFD" w14:textId="0AFD15EA"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88" w:author="Tran Dang" w:date="2024-12-22T20:43:00Z">
                  <w:rPr>
                    <w:rFonts w:ascii="Times New Roman" w:eastAsia="Times New Roman" w:hAnsi="Times New Roman"/>
                    <w:sz w:val="26"/>
                  </w:rPr>
                </w:rPrChange>
              </w:rPr>
              <w:pPrChange w:id="1689"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90" w:author="Tran Dang" w:date="2024-12-22T20:43:00Z">
                  <w:rPr>
                    <w:rFonts w:ascii="Times New Roman" w:eastAsia="Times New Roman" w:hAnsi="Times New Roman"/>
                    <w:sz w:val="26"/>
                  </w:rPr>
                </w:rPrChange>
              </w:rPr>
              <w:t>Error</w:t>
            </w:r>
          </w:p>
        </w:tc>
        <w:tc>
          <w:tcPr>
            <w:tcW w:w="2410" w:type="dxa"/>
          </w:tcPr>
          <w:p w14:paraId="5258A83F" w14:textId="45174AF9"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91" w:author="Tran Dang" w:date="2024-12-22T20:43:00Z">
                  <w:rPr>
                    <w:rFonts w:ascii="Times New Roman" w:eastAsia="Times New Roman" w:hAnsi="Times New Roman"/>
                    <w:sz w:val="26"/>
                  </w:rPr>
                </w:rPrChange>
              </w:rPr>
              <w:pPrChange w:id="1692"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93" w:author="Tran Dang" w:date="2024-12-22T20:43:00Z">
                  <w:rPr>
                    <w:rFonts w:ascii="Times New Roman" w:eastAsia="Times New Roman" w:hAnsi="Times New Roman"/>
                    <w:sz w:val="26"/>
                  </w:rPr>
                </w:rPrChange>
              </w:rPr>
              <w:t>Nvarchar(MAX)</w:t>
            </w:r>
          </w:p>
        </w:tc>
        <w:tc>
          <w:tcPr>
            <w:tcW w:w="2971" w:type="dxa"/>
          </w:tcPr>
          <w:p w14:paraId="2E3B47CA" w14:textId="231E95B2"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694" w:author="Tran Dang" w:date="2024-12-22T20:43:00Z">
                  <w:rPr>
                    <w:rFonts w:ascii="Times New Roman" w:eastAsia="Times New Roman" w:hAnsi="Times New Roman"/>
                    <w:sz w:val="26"/>
                  </w:rPr>
                </w:rPrChange>
              </w:rPr>
              <w:pPrChange w:id="1695" w:author="Tran Dang" w:date="2024-12-22T20:43: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696" w:author="Tran Dang" w:date="2024-12-22T20:43:00Z">
                  <w:rPr>
                    <w:rFonts w:ascii="Times New Roman" w:eastAsia="Times New Roman" w:hAnsi="Times New Roman"/>
                    <w:sz w:val="26"/>
                  </w:rPr>
                </w:rPrChange>
              </w:rPr>
              <w:t>Có lỗi</w:t>
            </w:r>
          </w:p>
        </w:tc>
      </w:tr>
    </w:tbl>
    <w:p w14:paraId="487E91F8" w14:textId="61F475D8" w:rsidR="00021E98" w:rsidRDefault="00021E98" w:rsidP="00A5040F">
      <w:pPr>
        <w:pStyle w:val="bang"/>
      </w:pPr>
      <w:bookmarkStart w:id="1697" w:name="_Toc185794028"/>
      <w:r>
        <w:t>Bảng 2.10. Bảng Submits</w:t>
      </w:r>
      <w:bookmarkEnd w:id="1697"/>
    </w:p>
    <w:p w14:paraId="7D1226CC" w14:textId="77777777" w:rsidR="00FE034E" w:rsidRDefault="00FE034E">
      <w:pPr>
        <w:rPr>
          <w:ins w:id="1698" w:author="Tran Dang" w:date="2024-12-22T20:52:00Z"/>
          <w:rFonts w:ascii="Times New Roman" w:hAnsi="Times New Roman" w:cs="Times New Roman"/>
          <w:b/>
          <w:bCs/>
          <w:color w:val="000000" w:themeColor="text1"/>
          <w:sz w:val="26"/>
          <w:szCs w:val="26"/>
        </w:rPr>
      </w:pPr>
      <w:ins w:id="1699" w:author="Tran Dang" w:date="2024-12-22T20:52:00Z">
        <w:r>
          <w:br w:type="page"/>
        </w:r>
      </w:ins>
    </w:p>
    <w:p w14:paraId="6761899B" w14:textId="35043280" w:rsidR="00021E98" w:rsidRPr="00FE034E" w:rsidRDefault="00021E98" w:rsidP="00A5040F">
      <w:pPr>
        <w:pStyle w:val="c3"/>
        <w:rPr>
          <w:i/>
          <w:iCs/>
          <w:rPrChange w:id="1700" w:author="Tran Dang" w:date="2024-12-22T20:52:00Z">
            <w:rPr/>
          </w:rPrChange>
        </w:rPr>
      </w:pPr>
      <w:bookmarkStart w:id="1701" w:name="_Toc185793382"/>
      <w:bookmarkStart w:id="1702" w:name="_Toc185793458"/>
      <w:bookmarkStart w:id="1703" w:name="_Toc185793878"/>
      <w:r w:rsidRPr="00FE034E">
        <w:rPr>
          <w:i/>
          <w:iCs/>
          <w:rPrChange w:id="1704" w:author="Tran Dang" w:date="2024-12-22T20:52:00Z">
            <w:rPr/>
          </w:rPrChange>
        </w:rPr>
        <w:lastRenderedPageBreak/>
        <w:t>2.3.11. Bảng TestFiles</w:t>
      </w:r>
      <w:bookmarkEnd w:id="1701"/>
      <w:bookmarkEnd w:id="1702"/>
      <w:bookmarkEnd w:id="1703"/>
    </w:p>
    <w:p w14:paraId="23E8E523" w14:textId="3118A0CB" w:rsidR="00021E98" w:rsidRDefault="00021E98"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Bảng TestFiles là bảng dùng để lưu thông tin các trường hợp thử nghiệm của từng bài tập trong hệ thống.</w:t>
      </w:r>
    </w:p>
    <w:tbl>
      <w:tblPr>
        <w:tblStyle w:val="GridTable4-Accent1"/>
        <w:tblW w:w="0" w:type="auto"/>
        <w:tblLook w:val="04A0" w:firstRow="1" w:lastRow="0" w:firstColumn="1" w:lastColumn="0" w:noHBand="0" w:noVBand="1"/>
      </w:tblPr>
      <w:tblGrid>
        <w:gridCol w:w="988"/>
        <w:gridCol w:w="1984"/>
        <w:gridCol w:w="2693"/>
        <w:gridCol w:w="3397"/>
      </w:tblGrid>
      <w:tr w:rsidR="00021E98" w14:paraId="1922B638" w14:textId="77777777" w:rsidTr="007F4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8AB43C9" w14:textId="77777777" w:rsidR="00021E98" w:rsidRPr="009B1C3A" w:rsidRDefault="00021E98">
            <w:pPr>
              <w:spacing w:line="288" w:lineRule="auto"/>
              <w:ind w:right="-6"/>
              <w:jc w:val="center"/>
              <w:rPr>
                <w:rFonts w:ascii="Times New Roman" w:eastAsia="Times New Roman" w:hAnsi="Times New Roman"/>
                <w:sz w:val="24"/>
                <w:szCs w:val="24"/>
                <w:rPrChange w:id="1705" w:author="Tran Dang" w:date="2024-12-22T20:44:00Z">
                  <w:rPr>
                    <w:rFonts w:ascii="Times New Roman" w:eastAsia="Times New Roman" w:hAnsi="Times New Roman"/>
                    <w:b w:val="0"/>
                    <w:bCs w:val="0"/>
                    <w:sz w:val="26"/>
                  </w:rPr>
                </w:rPrChange>
              </w:rPr>
              <w:pPrChange w:id="1706" w:author="Tran Dang" w:date="2024-12-22T20:44:00Z">
                <w:pPr>
                  <w:spacing w:after="120" w:line="312" w:lineRule="auto"/>
                  <w:ind w:right="-6"/>
                  <w:jc w:val="center"/>
                </w:pPr>
              </w:pPrChange>
            </w:pPr>
            <w:r w:rsidRPr="009B1C3A">
              <w:rPr>
                <w:rFonts w:ascii="Times New Roman" w:eastAsia="Times New Roman" w:hAnsi="Times New Roman"/>
                <w:sz w:val="24"/>
                <w:szCs w:val="24"/>
                <w:rPrChange w:id="1707" w:author="Tran Dang" w:date="2024-12-22T20:44:00Z">
                  <w:rPr>
                    <w:rFonts w:ascii="Times New Roman" w:eastAsia="Times New Roman" w:hAnsi="Times New Roman"/>
                    <w:sz w:val="26"/>
                  </w:rPr>
                </w:rPrChange>
              </w:rPr>
              <w:t>STT</w:t>
            </w:r>
          </w:p>
        </w:tc>
        <w:tc>
          <w:tcPr>
            <w:tcW w:w="1984" w:type="dxa"/>
          </w:tcPr>
          <w:p w14:paraId="1D544838"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708" w:author="Tran Dang" w:date="2024-12-22T20:44:00Z">
                  <w:rPr>
                    <w:rFonts w:ascii="Times New Roman" w:eastAsia="Times New Roman" w:hAnsi="Times New Roman"/>
                    <w:b w:val="0"/>
                    <w:bCs w:val="0"/>
                    <w:sz w:val="26"/>
                  </w:rPr>
                </w:rPrChange>
              </w:rPr>
              <w:pPrChange w:id="1709" w:author="Tran Dang" w:date="2024-12-22T20:44: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710" w:author="Tran Dang" w:date="2024-12-22T20:44:00Z">
                  <w:rPr>
                    <w:rFonts w:ascii="Times New Roman" w:eastAsia="Times New Roman" w:hAnsi="Times New Roman"/>
                    <w:sz w:val="26"/>
                  </w:rPr>
                </w:rPrChange>
              </w:rPr>
              <w:t>Tên thuộc tính</w:t>
            </w:r>
          </w:p>
        </w:tc>
        <w:tc>
          <w:tcPr>
            <w:tcW w:w="2693" w:type="dxa"/>
          </w:tcPr>
          <w:p w14:paraId="456349C9"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711" w:author="Tran Dang" w:date="2024-12-22T20:44:00Z">
                  <w:rPr>
                    <w:rFonts w:ascii="Times New Roman" w:eastAsia="Times New Roman" w:hAnsi="Times New Roman"/>
                    <w:b w:val="0"/>
                    <w:bCs w:val="0"/>
                    <w:sz w:val="26"/>
                  </w:rPr>
                </w:rPrChange>
              </w:rPr>
              <w:pPrChange w:id="1712" w:author="Tran Dang" w:date="2024-12-22T20:44: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713" w:author="Tran Dang" w:date="2024-12-22T20:44:00Z">
                  <w:rPr>
                    <w:rFonts w:ascii="Times New Roman" w:eastAsia="Times New Roman" w:hAnsi="Times New Roman"/>
                    <w:sz w:val="26"/>
                  </w:rPr>
                </w:rPrChange>
              </w:rPr>
              <w:t>Kiểu dữ liệu</w:t>
            </w:r>
          </w:p>
        </w:tc>
        <w:tc>
          <w:tcPr>
            <w:tcW w:w="3397" w:type="dxa"/>
          </w:tcPr>
          <w:p w14:paraId="0D127BC4" w14:textId="77777777" w:rsidR="00021E98" w:rsidRPr="009B1C3A" w:rsidRDefault="00021E98">
            <w:pPr>
              <w:spacing w:line="288" w:lineRule="auto"/>
              <w:ind w:right="-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714" w:author="Tran Dang" w:date="2024-12-22T20:44:00Z">
                  <w:rPr>
                    <w:rFonts w:ascii="Times New Roman" w:eastAsia="Times New Roman" w:hAnsi="Times New Roman"/>
                    <w:b w:val="0"/>
                    <w:bCs w:val="0"/>
                    <w:sz w:val="26"/>
                  </w:rPr>
                </w:rPrChange>
              </w:rPr>
              <w:pPrChange w:id="1715" w:author="Tran Dang" w:date="2024-12-22T20:44:00Z">
                <w:pPr>
                  <w:spacing w:after="120" w:line="312" w:lineRule="auto"/>
                  <w:ind w:right="-6"/>
                  <w:jc w:val="center"/>
                  <w:cnfStyle w:val="100000000000" w:firstRow="1"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716" w:author="Tran Dang" w:date="2024-12-22T20:44:00Z">
                  <w:rPr>
                    <w:rFonts w:ascii="Times New Roman" w:eastAsia="Times New Roman" w:hAnsi="Times New Roman"/>
                    <w:sz w:val="26"/>
                  </w:rPr>
                </w:rPrChange>
              </w:rPr>
              <w:t>Mô tả</w:t>
            </w:r>
          </w:p>
        </w:tc>
      </w:tr>
      <w:tr w:rsidR="00021E98" w14:paraId="35EB0E68" w14:textId="77777777" w:rsidTr="007F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B535AB" w14:textId="77777777" w:rsidR="00021E98" w:rsidRPr="007F46F9" w:rsidRDefault="00021E98">
            <w:pPr>
              <w:spacing w:line="288" w:lineRule="auto"/>
              <w:ind w:right="-6"/>
              <w:jc w:val="center"/>
              <w:rPr>
                <w:rFonts w:ascii="Times New Roman" w:eastAsia="Times New Roman" w:hAnsi="Times New Roman"/>
                <w:b w:val="0"/>
                <w:sz w:val="24"/>
                <w:szCs w:val="24"/>
                <w:rPrChange w:id="1717" w:author="Tran Dang" w:date="2024-12-22T20:44:00Z">
                  <w:rPr>
                    <w:rFonts w:ascii="Times New Roman" w:eastAsia="Times New Roman" w:hAnsi="Times New Roman"/>
                    <w:sz w:val="26"/>
                  </w:rPr>
                </w:rPrChange>
              </w:rPr>
              <w:pPrChange w:id="1718" w:author="Tran Dang" w:date="2024-12-22T20:44:00Z">
                <w:pPr>
                  <w:spacing w:after="120" w:line="312" w:lineRule="auto"/>
                  <w:ind w:right="-6"/>
                  <w:jc w:val="center"/>
                </w:pPr>
              </w:pPrChange>
            </w:pPr>
            <w:r w:rsidRPr="007F46F9">
              <w:rPr>
                <w:rFonts w:ascii="Times New Roman" w:eastAsia="Times New Roman" w:hAnsi="Times New Roman"/>
                <w:b w:val="0"/>
                <w:sz w:val="24"/>
                <w:szCs w:val="24"/>
                <w:rPrChange w:id="1719" w:author="Tran Dang" w:date="2024-12-22T20:44:00Z">
                  <w:rPr>
                    <w:rFonts w:ascii="Times New Roman" w:eastAsia="Times New Roman" w:hAnsi="Times New Roman"/>
                    <w:sz w:val="26"/>
                  </w:rPr>
                </w:rPrChange>
              </w:rPr>
              <w:t>1</w:t>
            </w:r>
          </w:p>
        </w:tc>
        <w:tc>
          <w:tcPr>
            <w:tcW w:w="1984" w:type="dxa"/>
          </w:tcPr>
          <w:p w14:paraId="39D8CB38" w14:textId="02CD1402"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720" w:author="Tran Dang" w:date="2024-12-22T20:44:00Z">
                  <w:rPr>
                    <w:rFonts w:ascii="Times New Roman" w:eastAsia="Times New Roman" w:hAnsi="Times New Roman"/>
                    <w:sz w:val="26"/>
                  </w:rPr>
                </w:rPrChange>
              </w:rPr>
              <w:pPrChange w:id="1721" w:author="Tran Dang" w:date="2024-12-22T20:44: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722" w:author="Tran Dang" w:date="2024-12-22T20:44:00Z">
                  <w:rPr>
                    <w:rFonts w:ascii="Times New Roman" w:eastAsia="Times New Roman" w:hAnsi="Times New Roman"/>
                    <w:sz w:val="26"/>
                  </w:rPr>
                </w:rPrChange>
              </w:rPr>
              <w:t>TestFileId</w:t>
            </w:r>
          </w:p>
        </w:tc>
        <w:tc>
          <w:tcPr>
            <w:tcW w:w="2693" w:type="dxa"/>
          </w:tcPr>
          <w:p w14:paraId="4CF904FA" w14:textId="77777777"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723" w:author="Tran Dang" w:date="2024-12-22T20:44:00Z">
                  <w:rPr>
                    <w:rFonts w:ascii="Times New Roman" w:eastAsia="Times New Roman" w:hAnsi="Times New Roman"/>
                    <w:sz w:val="26"/>
                  </w:rPr>
                </w:rPrChange>
              </w:rPr>
              <w:pPrChange w:id="1724" w:author="Tran Dang" w:date="2024-12-22T20:44: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725" w:author="Tran Dang" w:date="2024-12-22T20:44:00Z">
                  <w:rPr>
                    <w:rFonts w:ascii="Times New Roman" w:eastAsia="Times New Roman" w:hAnsi="Times New Roman"/>
                    <w:sz w:val="26"/>
                  </w:rPr>
                </w:rPrChange>
              </w:rPr>
              <w:t>int</w:t>
            </w:r>
          </w:p>
        </w:tc>
        <w:tc>
          <w:tcPr>
            <w:tcW w:w="3397" w:type="dxa"/>
          </w:tcPr>
          <w:p w14:paraId="0840B84D" w14:textId="2A4C9D90" w:rsidR="00021E98" w:rsidRPr="009B1C3A" w:rsidRDefault="00021E98">
            <w:pPr>
              <w:spacing w:line="288" w:lineRule="auto"/>
              <w:ind w:right="-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z w:val="24"/>
                <w:szCs w:val="24"/>
                <w:rPrChange w:id="1726" w:author="Tran Dang" w:date="2024-12-22T20:44:00Z">
                  <w:rPr>
                    <w:rFonts w:ascii="Times New Roman" w:eastAsia="Times New Roman" w:hAnsi="Times New Roman"/>
                    <w:sz w:val="26"/>
                  </w:rPr>
                </w:rPrChange>
              </w:rPr>
              <w:pPrChange w:id="1727" w:author="Tran Dang" w:date="2024-12-22T20:44:00Z">
                <w:pPr>
                  <w:spacing w:after="120" w:line="312" w:lineRule="auto"/>
                  <w:ind w:right="-6"/>
                  <w:jc w:val="center"/>
                  <w:cnfStyle w:val="000000100000" w:firstRow="0" w:lastRow="0" w:firstColumn="0" w:lastColumn="0" w:oddVBand="0" w:evenVBand="0" w:oddHBand="1" w:evenHBand="0" w:firstRowFirstColumn="0" w:firstRowLastColumn="0" w:lastRowFirstColumn="0" w:lastRowLastColumn="0"/>
                </w:pPr>
              </w:pPrChange>
            </w:pPr>
            <w:r w:rsidRPr="009B1C3A">
              <w:rPr>
                <w:rFonts w:ascii="Times New Roman" w:eastAsia="Times New Roman" w:hAnsi="Times New Roman"/>
                <w:sz w:val="24"/>
                <w:szCs w:val="24"/>
                <w:rPrChange w:id="1728" w:author="Tran Dang" w:date="2024-12-22T20:44:00Z">
                  <w:rPr>
                    <w:rFonts w:ascii="Times New Roman" w:eastAsia="Times New Roman" w:hAnsi="Times New Roman"/>
                    <w:sz w:val="26"/>
                  </w:rPr>
                </w:rPrChange>
              </w:rPr>
              <w:t>Mã trường hợp thử nghiệm</w:t>
            </w:r>
          </w:p>
        </w:tc>
      </w:tr>
      <w:tr w:rsidR="00021E98" w14:paraId="1D627302" w14:textId="77777777" w:rsidTr="007F46F9">
        <w:tc>
          <w:tcPr>
            <w:cnfStyle w:val="001000000000" w:firstRow="0" w:lastRow="0" w:firstColumn="1" w:lastColumn="0" w:oddVBand="0" w:evenVBand="0" w:oddHBand="0" w:evenHBand="0" w:firstRowFirstColumn="0" w:firstRowLastColumn="0" w:lastRowFirstColumn="0" w:lastRowLastColumn="0"/>
            <w:tcW w:w="988" w:type="dxa"/>
          </w:tcPr>
          <w:p w14:paraId="15947A9C" w14:textId="77777777" w:rsidR="00021E98" w:rsidRPr="007F46F9" w:rsidRDefault="00021E98">
            <w:pPr>
              <w:spacing w:line="288" w:lineRule="auto"/>
              <w:ind w:right="-6"/>
              <w:jc w:val="center"/>
              <w:rPr>
                <w:rFonts w:ascii="Times New Roman" w:eastAsia="Times New Roman" w:hAnsi="Times New Roman"/>
                <w:b w:val="0"/>
                <w:sz w:val="24"/>
                <w:szCs w:val="24"/>
                <w:rPrChange w:id="1729" w:author="Tran Dang" w:date="2024-12-22T20:44:00Z">
                  <w:rPr>
                    <w:rFonts w:ascii="Times New Roman" w:eastAsia="Times New Roman" w:hAnsi="Times New Roman"/>
                    <w:sz w:val="26"/>
                  </w:rPr>
                </w:rPrChange>
              </w:rPr>
              <w:pPrChange w:id="1730" w:author="Tran Dang" w:date="2024-12-22T20:44:00Z">
                <w:pPr>
                  <w:spacing w:after="120" w:line="312" w:lineRule="auto"/>
                  <w:ind w:right="-6"/>
                  <w:jc w:val="center"/>
                </w:pPr>
              </w:pPrChange>
            </w:pPr>
            <w:r w:rsidRPr="007F46F9">
              <w:rPr>
                <w:rFonts w:ascii="Times New Roman" w:eastAsia="Times New Roman" w:hAnsi="Times New Roman"/>
                <w:b w:val="0"/>
                <w:sz w:val="24"/>
                <w:szCs w:val="24"/>
                <w:rPrChange w:id="1731" w:author="Tran Dang" w:date="2024-12-22T20:44:00Z">
                  <w:rPr>
                    <w:rFonts w:ascii="Times New Roman" w:eastAsia="Times New Roman" w:hAnsi="Times New Roman"/>
                    <w:sz w:val="26"/>
                  </w:rPr>
                </w:rPrChange>
              </w:rPr>
              <w:t>2</w:t>
            </w:r>
          </w:p>
        </w:tc>
        <w:tc>
          <w:tcPr>
            <w:tcW w:w="1984" w:type="dxa"/>
          </w:tcPr>
          <w:p w14:paraId="7C306971" w14:textId="16E56B8E"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732" w:author="Tran Dang" w:date="2024-12-22T20:44:00Z">
                  <w:rPr>
                    <w:rFonts w:ascii="Times New Roman" w:eastAsia="Times New Roman" w:hAnsi="Times New Roman"/>
                    <w:sz w:val="26"/>
                  </w:rPr>
                </w:rPrChange>
              </w:rPr>
              <w:pPrChange w:id="1733" w:author="Tran Dang" w:date="2024-12-22T20:44: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734" w:author="Tran Dang" w:date="2024-12-22T20:44:00Z">
                  <w:rPr>
                    <w:rFonts w:ascii="Times New Roman" w:eastAsia="Times New Roman" w:hAnsi="Times New Roman"/>
                    <w:sz w:val="26"/>
                  </w:rPr>
                </w:rPrChange>
              </w:rPr>
              <w:t>TestFileName</w:t>
            </w:r>
          </w:p>
        </w:tc>
        <w:tc>
          <w:tcPr>
            <w:tcW w:w="2693" w:type="dxa"/>
          </w:tcPr>
          <w:p w14:paraId="684A0BC9" w14:textId="7AD06F65"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735" w:author="Tran Dang" w:date="2024-12-22T20:44:00Z">
                  <w:rPr>
                    <w:rFonts w:ascii="Times New Roman" w:eastAsia="Times New Roman" w:hAnsi="Times New Roman"/>
                    <w:sz w:val="26"/>
                  </w:rPr>
                </w:rPrChange>
              </w:rPr>
              <w:pPrChange w:id="1736" w:author="Tran Dang" w:date="2024-12-22T20:44: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737" w:author="Tran Dang" w:date="2024-12-22T20:44:00Z">
                  <w:rPr>
                    <w:rFonts w:ascii="Times New Roman" w:eastAsia="Times New Roman" w:hAnsi="Times New Roman"/>
                    <w:sz w:val="26"/>
                  </w:rPr>
                </w:rPrChange>
              </w:rPr>
              <w:t>Nvarchar(MAX)</w:t>
            </w:r>
          </w:p>
        </w:tc>
        <w:tc>
          <w:tcPr>
            <w:tcW w:w="3397" w:type="dxa"/>
          </w:tcPr>
          <w:p w14:paraId="7BB3020C" w14:textId="0305AB21" w:rsidR="00021E98" w:rsidRPr="009B1C3A" w:rsidRDefault="00021E98">
            <w:pPr>
              <w:spacing w:line="288" w:lineRule="auto"/>
              <w:ind w:right="-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rPrChange w:id="1738" w:author="Tran Dang" w:date="2024-12-22T20:44:00Z">
                  <w:rPr>
                    <w:rFonts w:ascii="Times New Roman" w:eastAsia="Times New Roman" w:hAnsi="Times New Roman"/>
                    <w:sz w:val="26"/>
                  </w:rPr>
                </w:rPrChange>
              </w:rPr>
              <w:pPrChange w:id="1739" w:author="Tran Dang" w:date="2024-12-22T20:44:00Z">
                <w:pPr>
                  <w:spacing w:after="120" w:line="312" w:lineRule="auto"/>
                  <w:ind w:right="-6"/>
                  <w:jc w:val="center"/>
                  <w:cnfStyle w:val="000000000000" w:firstRow="0" w:lastRow="0" w:firstColumn="0" w:lastColumn="0" w:oddVBand="0" w:evenVBand="0" w:oddHBand="0" w:evenHBand="0" w:firstRowFirstColumn="0" w:firstRowLastColumn="0" w:lastRowFirstColumn="0" w:lastRowLastColumn="0"/>
                </w:pPr>
              </w:pPrChange>
            </w:pPr>
            <w:r w:rsidRPr="009B1C3A">
              <w:rPr>
                <w:rFonts w:ascii="Times New Roman" w:eastAsia="Times New Roman" w:hAnsi="Times New Roman"/>
                <w:sz w:val="24"/>
                <w:szCs w:val="24"/>
                <w:rPrChange w:id="1740" w:author="Tran Dang" w:date="2024-12-22T20:44:00Z">
                  <w:rPr>
                    <w:rFonts w:ascii="Times New Roman" w:eastAsia="Times New Roman" w:hAnsi="Times New Roman"/>
                    <w:sz w:val="26"/>
                  </w:rPr>
                </w:rPrChange>
              </w:rPr>
              <w:t>Tên file trường hợp thử nghiệm</w:t>
            </w:r>
          </w:p>
        </w:tc>
      </w:tr>
    </w:tbl>
    <w:p w14:paraId="167A4659" w14:textId="3C675932" w:rsidR="00037083" w:rsidDel="00FE034E" w:rsidRDefault="00021E98" w:rsidP="00A5040F">
      <w:pPr>
        <w:pStyle w:val="bang"/>
        <w:rPr>
          <w:del w:id="1741" w:author="Tran Dang" w:date="2024-12-22T20:52:00Z"/>
        </w:rPr>
      </w:pPr>
      <w:bookmarkStart w:id="1742" w:name="_Toc185794029"/>
      <w:r>
        <w:t xml:space="preserve">Bảng 2.11. Bảng </w:t>
      </w:r>
      <w:r w:rsidRPr="00021E98">
        <w:t>TestFiles</w:t>
      </w:r>
      <w:bookmarkEnd w:id="1742"/>
    </w:p>
    <w:p w14:paraId="11BC84E5" w14:textId="63D59B05" w:rsidR="009B1C3A" w:rsidRDefault="009B1C3A">
      <w:pPr>
        <w:pStyle w:val="bang"/>
        <w:rPr>
          <w:ins w:id="1743" w:author="Tran Dang" w:date="2024-12-22T20:44:00Z"/>
          <w:b/>
          <w:bCs/>
          <w:color w:val="000000" w:themeColor="text1"/>
        </w:rPr>
        <w:pPrChange w:id="1744" w:author="Tran Dang" w:date="2024-12-22T20:52:00Z">
          <w:pPr/>
        </w:pPrChange>
      </w:pPr>
    </w:p>
    <w:p w14:paraId="584127C2" w14:textId="7DE9E9D5" w:rsidR="00592E3B" w:rsidRPr="00FE034E" w:rsidRDefault="00592E3B" w:rsidP="00A5040F">
      <w:pPr>
        <w:pStyle w:val="c3"/>
        <w:rPr>
          <w:i/>
          <w:iCs/>
          <w:rPrChange w:id="1745" w:author="Tran Dang" w:date="2024-12-22T20:52:00Z">
            <w:rPr/>
          </w:rPrChange>
        </w:rPr>
      </w:pPr>
      <w:bookmarkStart w:id="1746" w:name="_Toc185793383"/>
      <w:bookmarkStart w:id="1747" w:name="_Toc185793459"/>
      <w:bookmarkStart w:id="1748" w:name="_Toc185793879"/>
      <w:r w:rsidRPr="00FE034E">
        <w:rPr>
          <w:i/>
          <w:iCs/>
          <w:rPrChange w:id="1749" w:author="Tran Dang" w:date="2024-12-22T20:52:00Z">
            <w:rPr/>
          </w:rPrChange>
        </w:rPr>
        <w:t>2.3.12. Sơ đồ Diagram Database</w:t>
      </w:r>
      <w:bookmarkEnd w:id="1746"/>
      <w:bookmarkEnd w:id="1747"/>
      <w:bookmarkEnd w:id="1748"/>
    </w:p>
    <w:p w14:paraId="7F56DB16" w14:textId="4A3B565F" w:rsidR="00592E3B" w:rsidRDefault="00592E3B" w:rsidP="00A5040F">
      <w:pPr>
        <w:spacing w:after="120" w:line="312" w:lineRule="auto"/>
        <w:ind w:firstLine="720"/>
        <w:rPr>
          <w:rFonts w:ascii="Times New Roman" w:hAnsi="Times New Roman" w:cs="Times New Roman"/>
          <w:sz w:val="26"/>
          <w:szCs w:val="26"/>
        </w:rPr>
      </w:pPr>
      <w:r>
        <w:rPr>
          <w:rFonts w:ascii="Times New Roman" w:hAnsi="Times New Roman" w:cs="Times New Roman"/>
          <w:sz w:val="26"/>
          <w:szCs w:val="26"/>
        </w:rPr>
        <w:t>Dưới đây là sơ đồ tổng quan về Database.</w:t>
      </w:r>
    </w:p>
    <w:p w14:paraId="616D4C68" w14:textId="47DC6F58" w:rsidR="00592E3B" w:rsidRDefault="00592E3B" w:rsidP="0077176C">
      <w:pPr>
        <w:spacing w:after="120" w:line="312" w:lineRule="auto"/>
        <w:rPr>
          <w:rFonts w:ascii="Times New Roman" w:hAnsi="Times New Roman" w:cs="Times New Roman"/>
          <w:sz w:val="26"/>
          <w:szCs w:val="26"/>
        </w:rPr>
      </w:pPr>
      <w:r w:rsidRPr="00592E3B">
        <w:rPr>
          <w:rFonts w:ascii="Times New Roman" w:hAnsi="Times New Roman" w:cs="Times New Roman"/>
          <w:noProof/>
          <w:sz w:val="26"/>
          <w:szCs w:val="26"/>
        </w:rPr>
        <w:drawing>
          <wp:inline distT="0" distB="0" distL="0" distR="0" wp14:anchorId="6EA84DF8" wp14:editId="7E18C9A1">
            <wp:extent cx="5761990" cy="35045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990" cy="3504565"/>
                    </a:xfrm>
                    <a:prstGeom prst="rect">
                      <a:avLst/>
                    </a:prstGeom>
                  </pic:spPr>
                </pic:pic>
              </a:graphicData>
            </a:graphic>
          </wp:inline>
        </w:drawing>
      </w:r>
    </w:p>
    <w:p w14:paraId="5DF8F0E1" w14:textId="7B25EABE" w:rsidR="00592E3B" w:rsidRDefault="00592E3B" w:rsidP="006A2244">
      <w:pPr>
        <w:pStyle w:val="hinh"/>
      </w:pPr>
      <w:bookmarkStart w:id="1750" w:name="_Toc185794003"/>
      <w:r>
        <w:t>Hình 2.</w:t>
      </w:r>
      <w:r w:rsidR="00454CB6">
        <w:t>9</w:t>
      </w:r>
      <w:r>
        <w:t>. Sơ đồ Diagram Database</w:t>
      </w:r>
      <w:bookmarkEnd w:id="1750"/>
    </w:p>
    <w:p w14:paraId="300ED9E7" w14:textId="77777777" w:rsidR="00FE034E" w:rsidRDefault="00FE034E">
      <w:pPr>
        <w:rPr>
          <w:ins w:id="1751" w:author="Tran Dang" w:date="2024-12-22T20:52:00Z"/>
          <w:rFonts w:ascii="Times New Roman" w:hAnsi="Times New Roman" w:cs="Times New Roman"/>
          <w:b/>
          <w:bCs/>
          <w:sz w:val="26"/>
          <w:szCs w:val="26"/>
        </w:rPr>
      </w:pPr>
      <w:ins w:id="1752" w:author="Tran Dang" w:date="2024-12-22T20:52:00Z">
        <w:r>
          <w:br w:type="page"/>
        </w:r>
      </w:ins>
    </w:p>
    <w:p w14:paraId="0C89855A" w14:textId="14A8F014" w:rsidR="00513491" w:rsidRPr="00592E3B" w:rsidRDefault="00513491" w:rsidP="00A5040F">
      <w:pPr>
        <w:pStyle w:val="c2"/>
      </w:pPr>
      <w:bookmarkStart w:id="1753" w:name="_Toc185793384"/>
      <w:bookmarkStart w:id="1754" w:name="_Toc185793460"/>
      <w:bookmarkStart w:id="1755" w:name="_Toc185793880"/>
      <w:r w:rsidRPr="00592E3B">
        <w:lastRenderedPageBreak/>
        <w:t>2.4. Một số giải thuật tiêu biểu</w:t>
      </w:r>
      <w:bookmarkEnd w:id="1753"/>
      <w:bookmarkEnd w:id="1754"/>
      <w:bookmarkEnd w:id="1755"/>
    </w:p>
    <w:p w14:paraId="4C1057C5" w14:textId="5A099242" w:rsidR="00513491" w:rsidRPr="00FE034E" w:rsidRDefault="00513491" w:rsidP="00A5040F">
      <w:pPr>
        <w:pStyle w:val="c3"/>
        <w:rPr>
          <w:i/>
          <w:iCs/>
          <w:rPrChange w:id="1756" w:author="Tran Dang" w:date="2024-12-22T20:52:00Z">
            <w:rPr/>
          </w:rPrChange>
        </w:rPr>
      </w:pPr>
      <w:bookmarkStart w:id="1757" w:name="_Toc185793385"/>
      <w:bookmarkStart w:id="1758" w:name="_Toc185793461"/>
      <w:bookmarkStart w:id="1759" w:name="_Toc185793881"/>
      <w:r w:rsidRPr="00FE034E">
        <w:rPr>
          <w:i/>
          <w:iCs/>
          <w:rPrChange w:id="1760" w:author="Tran Dang" w:date="2024-12-22T20:52:00Z">
            <w:rPr/>
          </w:rPrChange>
        </w:rPr>
        <w:t>2.4.1. Giải thuật</w:t>
      </w:r>
      <w:r w:rsidR="00592E3B" w:rsidRPr="00FE034E">
        <w:rPr>
          <w:i/>
          <w:iCs/>
          <w:rPrChange w:id="1761" w:author="Tran Dang" w:date="2024-12-22T20:52:00Z">
            <w:rPr/>
          </w:rPrChange>
        </w:rPr>
        <w:t xml:space="preserve"> Send Mail</w:t>
      </w:r>
      <w:bookmarkEnd w:id="1757"/>
      <w:bookmarkEnd w:id="1758"/>
      <w:bookmarkEnd w:id="1759"/>
    </w:p>
    <w:p w14:paraId="3C3CCD96" w14:textId="793194F2" w:rsidR="00592E3B" w:rsidRDefault="00454CB6" w:rsidP="00F10134">
      <w:pPr>
        <w:spacing w:after="120" w:line="312" w:lineRule="auto"/>
        <w:ind w:firstLine="720"/>
        <w:jc w:val="both"/>
        <w:rPr>
          <w:rFonts w:ascii="Times New Roman" w:hAnsi="Times New Roman" w:cs="Times New Roman"/>
          <w:sz w:val="26"/>
          <w:szCs w:val="26"/>
        </w:rPr>
      </w:pPr>
      <w:r>
        <w:rPr>
          <w:rFonts w:ascii="Times New Roman" w:hAnsi="Times New Roman" w:cs="Times New Roman"/>
          <w:sz w:val="26"/>
          <w:szCs w:val="26"/>
        </w:rPr>
        <w:t>Hình thức</w:t>
      </w:r>
      <w:r w:rsidR="00A5040F">
        <w:rPr>
          <w:rFonts w:ascii="Times New Roman" w:hAnsi="Times New Roman" w:cs="Times New Roman"/>
          <w:sz w:val="26"/>
          <w:szCs w:val="26"/>
        </w:rPr>
        <w:t xml:space="preserve"> gửi thông tin đến Mail của người dùng là một </w:t>
      </w:r>
      <w:r>
        <w:rPr>
          <w:rFonts w:ascii="Times New Roman" w:hAnsi="Times New Roman" w:cs="Times New Roman"/>
          <w:sz w:val="26"/>
          <w:szCs w:val="26"/>
        </w:rPr>
        <w:t>hình thức</w:t>
      </w:r>
      <w:r w:rsidR="00A5040F">
        <w:rPr>
          <w:rFonts w:ascii="Times New Roman" w:hAnsi="Times New Roman" w:cs="Times New Roman"/>
          <w:sz w:val="26"/>
          <w:szCs w:val="26"/>
        </w:rPr>
        <w:t xml:space="preserve"> phổ biến hiện nay, đây là một cách giúp nhà phát triển website và nhà kinh doanh nội dung trong website có thể giao tiếp và gắn kết được với khách hàng của mình một cách nhanh chóng và tiện lợi.</w:t>
      </w:r>
    </w:p>
    <w:p w14:paraId="7A2DB0D7" w14:textId="34884FAB" w:rsidR="00454CB6" w:rsidRDefault="00454CB6" w:rsidP="00F10134">
      <w:pPr>
        <w:spacing w:after="120" w:line="312" w:lineRule="auto"/>
        <w:ind w:firstLine="720"/>
        <w:jc w:val="both"/>
        <w:rPr>
          <w:rFonts w:ascii="Times New Roman" w:hAnsi="Times New Roman" w:cs="Times New Roman"/>
          <w:sz w:val="26"/>
          <w:szCs w:val="26"/>
        </w:rPr>
      </w:pPr>
      <w:r>
        <w:rPr>
          <w:rFonts w:ascii="Times New Roman" w:hAnsi="Times New Roman" w:cs="Times New Roman"/>
          <w:sz w:val="26"/>
          <w:szCs w:val="26"/>
        </w:rPr>
        <w:t>Để nhà phát triển có thể tạo ra và sử dụng được chức năng này thì người phát triển phải sử dụng phương thức “SMTP” và có cấp phép của nhà phát triển Mail. Phương thức này giúp người phát triển có thể gửi thông tin đến mail của người dùng.</w:t>
      </w:r>
    </w:p>
    <w:p w14:paraId="3474B5F7" w14:textId="0D5E4C76" w:rsidR="00454CB6" w:rsidRPr="00F10134" w:rsidRDefault="00454CB6">
      <w:pPr>
        <w:spacing w:after="120" w:line="312" w:lineRule="auto"/>
        <w:ind w:firstLine="720"/>
        <w:jc w:val="both"/>
        <w:rPr>
          <w:rFonts w:ascii="Times New Roman" w:hAnsi="Times New Roman" w:cs="Times New Roman"/>
          <w:b/>
          <w:bCs/>
          <w:sz w:val="26"/>
          <w:szCs w:val="26"/>
        </w:rPr>
        <w:pPrChange w:id="1762" w:author="UyenMinh" w:date="2024-12-22T19:19:00Z">
          <w:pPr>
            <w:spacing w:after="120" w:line="312" w:lineRule="auto"/>
            <w:jc w:val="both"/>
          </w:pPr>
        </w:pPrChange>
      </w:pPr>
      <w:r w:rsidRPr="00F10134">
        <w:rPr>
          <w:rFonts w:ascii="Times New Roman" w:hAnsi="Times New Roman" w:cs="Times New Roman"/>
          <w:b/>
          <w:bCs/>
          <w:sz w:val="26"/>
          <w:szCs w:val="26"/>
        </w:rPr>
        <w:t xml:space="preserve">Dưới đây là các bước cần thiết để có thể viết và sử dụng chức năng này bằng Google: </w:t>
      </w:r>
    </w:p>
    <w:p w14:paraId="555C21E7" w14:textId="58DE3516" w:rsidR="00454CB6" w:rsidRDefault="00454CB6" w:rsidP="00F10134">
      <w:pPr>
        <w:spacing w:after="120" w:line="312" w:lineRule="auto"/>
        <w:ind w:firstLine="720"/>
        <w:jc w:val="both"/>
        <w:rPr>
          <w:rFonts w:ascii="Times New Roman" w:hAnsi="Times New Roman" w:cs="Times New Roman"/>
          <w:sz w:val="26"/>
          <w:szCs w:val="26"/>
        </w:rPr>
      </w:pPr>
      <w:r>
        <w:rPr>
          <w:rFonts w:ascii="Times New Roman" w:hAnsi="Times New Roman" w:cs="Times New Roman"/>
          <w:sz w:val="26"/>
          <w:szCs w:val="26"/>
        </w:rPr>
        <w:t>Đầu tiên nhà phát triển phải có một Email gọi là mail gốc. Email này có chức năng là email gửi thông tin đến cho người dùng. Tại email này nhà phát triển phải mở “mật khẩu ứng dụng” trong cài đặt của tài khoản google và nhận lại một mật khẩu ứng dụng.</w:t>
      </w:r>
    </w:p>
    <w:p w14:paraId="5FA78507" w14:textId="70AB3053" w:rsidR="00454CB6" w:rsidRDefault="00454CB6">
      <w:pPr>
        <w:spacing w:after="120" w:line="312" w:lineRule="auto"/>
        <w:ind w:firstLine="720"/>
        <w:jc w:val="both"/>
        <w:rPr>
          <w:rFonts w:ascii="Times New Roman" w:hAnsi="Times New Roman" w:cs="Times New Roman"/>
          <w:sz w:val="26"/>
          <w:szCs w:val="26"/>
        </w:rPr>
        <w:pPrChange w:id="1763" w:author="UyenMinh" w:date="2024-12-22T19:19:00Z">
          <w:pPr>
            <w:spacing w:after="120" w:line="312" w:lineRule="auto"/>
            <w:jc w:val="both"/>
          </w:pPr>
        </w:pPrChange>
      </w:pPr>
      <w:r>
        <w:rPr>
          <w:rFonts w:ascii="Times New Roman" w:hAnsi="Times New Roman" w:cs="Times New Roman"/>
          <w:sz w:val="26"/>
          <w:szCs w:val="26"/>
        </w:rPr>
        <w:t>Sau đó nhà phát triển tạo một “class” để thực hiện việc gửi mail như sau:</w:t>
      </w:r>
    </w:p>
    <w:p w14:paraId="6284D70A" w14:textId="68030713" w:rsidR="00454CB6" w:rsidRPr="00F10134" w:rsidRDefault="00454CB6" w:rsidP="00F10134">
      <w:pPr>
        <w:spacing w:after="120" w:line="312" w:lineRule="auto"/>
        <w:jc w:val="both"/>
        <w:rPr>
          <w:rFonts w:ascii="Times New Roman" w:hAnsi="Times New Roman" w:cs="Times New Roman"/>
          <w:b/>
          <w:bCs/>
          <w:sz w:val="26"/>
          <w:szCs w:val="26"/>
        </w:rPr>
      </w:pPr>
      <w:r w:rsidRPr="00F10134">
        <w:rPr>
          <w:rFonts w:ascii="Times New Roman" w:hAnsi="Times New Roman" w:cs="Times New Roman"/>
          <w:b/>
          <w:bCs/>
          <w:sz w:val="26"/>
          <w:szCs w:val="26"/>
        </w:rPr>
        <w:t>Code demo:</w:t>
      </w:r>
    </w:p>
    <w:tbl>
      <w:tblPr>
        <w:tblStyle w:val="TableGrid"/>
        <w:tblW w:w="5000" w:type="pct"/>
        <w:tblLook w:val="04A0" w:firstRow="1" w:lastRow="0" w:firstColumn="1" w:lastColumn="0" w:noHBand="0" w:noVBand="1"/>
      </w:tblPr>
      <w:tblGrid>
        <w:gridCol w:w="9064"/>
      </w:tblGrid>
      <w:tr w:rsidR="00454CB6" w14:paraId="588C32DA" w14:textId="77777777" w:rsidTr="007F46F9">
        <w:tc>
          <w:tcPr>
            <w:tcW w:w="5000" w:type="pct"/>
          </w:tcPr>
          <w:p w14:paraId="6EA99C9B"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using System.Net.Mail;</w:t>
            </w:r>
          </w:p>
          <w:p w14:paraId="7BE9D918"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using System.Net;</w:t>
            </w:r>
          </w:p>
          <w:p w14:paraId="553A7869" w14:textId="77777777" w:rsidR="00454CB6" w:rsidRPr="00454CB6" w:rsidRDefault="00454CB6" w:rsidP="00454CB6">
            <w:pPr>
              <w:spacing w:after="120" w:line="312" w:lineRule="auto"/>
              <w:rPr>
                <w:rFonts w:ascii="Times New Roman" w:hAnsi="Times New Roman" w:cs="Times New Roman"/>
                <w:sz w:val="26"/>
                <w:szCs w:val="26"/>
              </w:rPr>
            </w:pPr>
          </w:p>
          <w:p w14:paraId="3F2A3660"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namespace EDTOJ_API.Helper</w:t>
            </w:r>
          </w:p>
          <w:p w14:paraId="5174DFBC"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w:t>
            </w:r>
          </w:p>
          <w:p w14:paraId="0BB8077E"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public class MailHelper</w:t>
            </w:r>
          </w:p>
          <w:p w14:paraId="2E04183C"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6E2276C2"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public async Task SendEmail(string recipientEmail, string subject, string Message)</w:t>
            </w:r>
          </w:p>
          <w:p w14:paraId="3B32DCD3"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294E574E"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SmtpClient client = new SmtpClient("smtp.gmail.com", 587)</w:t>
            </w:r>
          </w:p>
          <w:p w14:paraId="3D781E35"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442BAD0C"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UseDefaultCredentials = false,</w:t>
            </w:r>
          </w:p>
          <w:p w14:paraId="5A9A7E5F"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lastRenderedPageBreak/>
              <w:t xml:space="preserve">                Credentials = new NetworkCredential("danglun337747@gmail.com", "erjo gktk iogv ztvu"),</w:t>
            </w:r>
          </w:p>
          <w:p w14:paraId="73EEFA9E"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EnableSsl = true</w:t>
            </w:r>
          </w:p>
          <w:p w14:paraId="65531D84" w14:textId="143026C0"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40A02B04"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var mailMessage = new MailMessage</w:t>
            </w:r>
          </w:p>
          <w:p w14:paraId="5B9F1F07"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027642F0"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From = new MailAddress("danglun337747@gmail.com"),</w:t>
            </w:r>
          </w:p>
          <w:p w14:paraId="0DF29A2D"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Subject = subject,</w:t>
            </w:r>
          </w:p>
          <w:p w14:paraId="2F11718A"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Body = Message,</w:t>
            </w:r>
          </w:p>
          <w:p w14:paraId="4B3D86A9"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IsBodyHtml = true,</w:t>
            </w:r>
          </w:p>
          <w:p w14:paraId="1C685843" w14:textId="1F1F56B3"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562A6D81" w14:textId="104DCFF8"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mailMessage.To.Add(recipientEmail);</w:t>
            </w:r>
          </w:p>
          <w:p w14:paraId="34B7D065"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await client.SendMailAsync(mailMessage);</w:t>
            </w:r>
          </w:p>
          <w:p w14:paraId="0AC28710"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63C43884" w14:textId="77777777" w:rsidR="00454CB6" w:rsidRPr="00454CB6" w:rsidRDefault="00454CB6" w:rsidP="00454CB6">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5227B65F" w14:textId="164B5C6F" w:rsidR="00454CB6" w:rsidRDefault="00454CB6" w:rsidP="0077176C">
            <w:pPr>
              <w:spacing w:after="120" w:line="312" w:lineRule="auto"/>
              <w:rPr>
                <w:rFonts w:ascii="Times New Roman" w:hAnsi="Times New Roman" w:cs="Times New Roman"/>
                <w:sz w:val="26"/>
                <w:szCs w:val="26"/>
              </w:rPr>
            </w:pPr>
            <w:r w:rsidRPr="00454CB6">
              <w:rPr>
                <w:rFonts w:ascii="Times New Roman" w:hAnsi="Times New Roman" w:cs="Times New Roman"/>
                <w:sz w:val="26"/>
                <w:szCs w:val="26"/>
              </w:rPr>
              <w:t>}</w:t>
            </w:r>
          </w:p>
        </w:tc>
      </w:tr>
    </w:tbl>
    <w:p w14:paraId="573346E2" w14:textId="7629DEAB" w:rsidR="00454CB6" w:rsidDel="001C73B1" w:rsidRDefault="00454CB6" w:rsidP="00454CB6">
      <w:pPr>
        <w:pStyle w:val="bang"/>
        <w:rPr>
          <w:del w:id="1764" w:author="UyenMinh" w:date="2024-12-22T19:20:00Z"/>
        </w:rPr>
      </w:pPr>
      <w:del w:id="1765" w:author="UyenMinh" w:date="2024-12-22T19:20:00Z">
        <w:r w:rsidDel="001C73B1">
          <w:delText>Bảng 2.12. Code demo thuật toán gửi Email</w:delText>
        </w:r>
      </w:del>
    </w:p>
    <w:p w14:paraId="3F38F5F1" w14:textId="5F4E6560" w:rsidR="00454CB6" w:rsidRPr="00454CB6" w:rsidRDefault="00454CB6" w:rsidP="00F10134">
      <w:pPr>
        <w:spacing w:before="120" w:after="120" w:line="312" w:lineRule="auto"/>
        <w:ind w:firstLine="720"/>
        <w:jc w:val="both"/>
        <w:rPr>
          <w:rFonts w:ascii="Times New Roman" w:hAnsi="Times New Roman" w:cs="Times New Roman"/>
          <w:sz w:val="26"/>
          <w:szCs w:val="26"/>
        </w:rPr>
      </w:pPr>
      <w:r w:rsidRPr="00454CB6">
        <w:rPr>
          <w:rFonts w:ascii="Times New Roman" w:hAnsi="Times New Roman" w:cs="Times New Roman"/>
          <w:sz w:val="26"/>
          <w:szCs w:val="26"/>
        </w:rPr>
        <w:t>Để có thể sử dụng thì người phát triển cần phải gọi đối tượng này tại nơi mà nhà phát triển muốn gửi thông tin đến cho người dùng như sau:</w:t>
      </w:r>
    </w:p>
    <w:p w14:paraId="5D93EC70" w14:textId="08AEF32A" w:rsidR="00454CB6" w:rsidRPr="00F10134" w:rsidRDefault="00454CB6" w:rsidP="00F10134">
      <w:pPr>
        <w:spacing w:before="120" w:after="120" w:line="312" w:lineRule="auto"/>
        <w:jc w:val="both"/>
        <w:rPr>
          <w:rFonts w:ascii="Times New Roman" w:hAnsi="Times New Roman" w:cs="Times New Roman"/>
          <w:b/>
          <w:bCs/>
          <w:sz w:val="26"/>
          <w:szCs w:val="26"/>
        </w:rPr>
      </w:pPr>
      <w:r w:rsidRPr="00F10134">
        <w:rPr>
          <w:rFonts w:ascii="Times New Roman" w:hAnsi="Times New Roman" w:cs="Times New Roman"/>
          <w:b/>
          <w:bCs/>
          <w:sz w:val="26"/>
          <w:szCs w:val="26"/>
        </w:rPr>
        <w:t>Dưới đây là một ví dụ về việc gửi một mật khẩu ngẫu nhiên đến cho người dùng:</w:t>
      </w:r>
    </w:p>
    <w:tbl>
      <w:tblPr>
        <w:tblStyle w:val="TableGrid"/>
        <w:tblW w:w="0" w:type="auto"/>
        <w:tblLook w:val="04A0" w:firstRow="1" w:lastRow="0" w:firstColumn="1" w:lastColumn="0" w:noHBand="0" w:noVBand="1"/>
      </w:tblPr>
      <w:tblGrid>
        <w:gridCol w:w="9064"/>
      </w:tblGrid>
      <w:tr w:rsidR="00454CB6" w:rsidRPr="00454CB6" w14:paraId="6AFF5576" w14:textId="77777777" w:rsidTr="00454CB6">
        <w:tc>
          <w:tcPr>
            <w:tcW w:w="9064" w:type="dxa"/>
          </w:tcPr>
          <w:p w14:paraId="6A764E8A"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public async Task sendRandomPassword(string email)</w:t>
            </w:r>
          </w:p>
          <w:p w14:paraId="57B00456"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w:t>
            </w:r>
          </w:p>
          <w:p w14:paraId="16A328EB"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var passwordHelper = new PasswordHelper();</w:t>
            </w:r>
          </w:p>
          <w:p w14:paraId="0C657267" w14:textId="77777777" w:rsidR="00454CB6" w:rsidRPr="00454CB6" w:rsidRDefault="00454CB6" w:rsidP="00454CB6">
            <w:pPr>
              <w:spacing w:before="120" w:after="120" w:line="312" w:lineRule="auto"/>
              <w:rPr>
                <w:rFonts w:ascii="Times New Roman" w:hAnsi="Times New Roman" w:cs="Times New Roman"/>
                <w:sz w:val="26"/>
                <w:szCs w:val="26"/>
              </w:rPr>
            </w:pPr>
          </w:p>
          <w:p w14:paraId="2AE28148"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string genPassword = passwordHelper.GeneratePassword();</w:t>
            </w:r>
          </w:p>
          <w:p w14:paraId="4E8672E8" w14:textId="77777777" w:rsidR="00454CB6" w:rsidRPr="00454CB6" w:rsidRDefault="00454CB6" w:rsidP="00454CB6">
            <w:pPr>
              <w:spacing w:before="120" w:after="120" w:line="312" w:lineRule="auto"/>
              <w:rPr>
                <w:rFonts w:ascii="Times New Roman" w:hAnsi="Times New Roman" w:cs="Times New Roman"/>
                <w:sz w:val="26"/>
                <w:szCs w:val="26"/>
              </w:rPr>
            </w:pPr>
          </w:p>
          <w:p w14:paraId="16F320A0"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string content = $"&lt;h1&gt;Lấy lại mật khẩu&lt;/h1&gt;" +</w:t>
            </w:r>
          </w:p>
          <w:p w14:paraId="083754A6"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$"&lt;p&gt;Mật khẩu mới của bạn là: {genPassword}&lt;/p&gt;" +</w:t>
            </w:r>
          </w:p>
          <w:p w14:paraId="4DB71276"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lastRenderedPageBreak/>
              <w:t xml:space="preserve">            $"&lt;p&gt;Bạn hãy đăng nhập vào tài khoản và thực hiện đổi mật khẩu bên trong trang cá nhân!&lt;/p&gt;" +</w:t>
            </w:r>
          </w:p>
          <w:p w14:paraId="034C0E84"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$"&lt;p&gt;Cảm ơn&lt;/p&gt;";</w:t>
            </w:r>
          </w:p>
          <w:p w14:paraId="17D582AC"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var _mailHelper = new MailHelper();</w:t>
            </w:r>
          </w:p>
          <w:p w14:paraId="7502B41C"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await _mailHelper.SendEmail(email, $"Lấy lại mật khẩu", content);</w:t>
            </w:r>
          </w:p>
          <w:p w14:paraId="03C48CCA" w14:textId="77777777" w:rsidR="00454CB6" w:rsidRPr="00454CB6" w:rsidRDefault="00454CB6" w:rsidP="00454CB6">
            <w:pPr>
              <w:spacing w:before="120" w:after="120" w:line="312" w:lineRule="auto"/>
              <w:rPr>
                <w:rFonts w:ascii="Times New Roman" w:hAnsi="Times New Roman" w:cs="Times New Roman"/>
                <w:sz w:val="26"/>
                <w:szCs w:val="26"/>
              </w:rPr>
            </w:pPr>
          </w:p>
          <w:p w14:paraId="2659C32D"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var model = await (from a in _db.Accounts join m in _db.Members on a.MemberID equals m.MemberID</w:t>
            </w:r>
          </w:p>
          <w:p w14:paraId="5CA16C1D"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where m.MemberEmail.Equals(email) &amp;&amp; !(bool)m.IsDeleted &amp;&amp; !(bool)a.IsDeleted</w:t>
            </w:r>
          </w:p>
          <w:p w14:paraId="37BD7B6A"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select a).FirstOrDefaultAsync();</w:t>
            </w:r>
          </w:p>
          <w:p w14:paraId="7B34540A"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if(model != null)</w:t>
            </w:r>
          </w:p>
          <w:p w14:paraId="21890F3A"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2219E6D5"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model.Password = genPassword;</w:t>
            </w:r>
          </w:p>
          <w:p w14:paraId="56B94D26"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await _db.SaveChangesAsync();</w:t>
            </w:r>
          </w:p>
          <w:p w14:paraId="1DD1877E" w14:textId="77777777"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 xml:space="preserve">    }</w:t>
            </w:r>
          </w:p>
          <w:p w14:paraId="382E805E" w14:textId="0A47BAB4" w:rsidR="00454CB6" w:rsidRPr="00454CB6" w:rsidRDefault="00454CB6" w:rsidP="00454CB6">
            <w:pPr>
              <w:spacing w:before="120" w:after="120" w:line="312" w:lineRule="auto"/>
              <w:rPr>
                <w:rFonts w:ascii="Times New Roman" w:hAnsi="Times New Roman" w:cs="Times New Roman"/>
                <w:sz w:val="26"/>
                <w:szCs w:val="26"/>
              </w:rPr>
            </w:pPr>
            <w:r w:rsidRPr="00454CB6">
              <w:rPr>
                <w:rFonts w:ascii="Times New Roman" w:hAnsi="Times New Roman" w:cs="Times New Roman"/>
                <w:sz w:val="26"/>
                <w:szCs w:val="26"/>
              </w:rPr>
              <w:t>}</w:t>
            </w:r>
          </w:p>
        </w:tc>
      </w:tr>
    </w:tbl>
    <w:p w14:paraId="19AB6500" w14:textId="326FFBE8" w:rsidR="00454CB6" w:rsidRPr="00FE034E" w:rsidDel="00B133F4" w:rsidRDefault="00F10134" w:rsidP="00F10134">
      <w:pPr>
        <w:pStyle w:val="bang"/>
        <w:rPr>
          <w:del w:id="1766" w:author="Tran Dang" w:date="2024-12-22T19:49:00Z"/>
          <w:i w:val="0"/>
          <w:iCs/>
          <w:rPrChange w:id="1767" w:author="Tran Dang" w:date="2024-12-22T20:52:00Z">
            <w:rPr>
              <w:del w:id="1768" w:author="Tran Dang" w:date="2024-12-22T19:49:00Z"/>
            </w:rPr>
          </w:rPrChange>
        </w:rPr>
      </w:pPr>
      <w:commentRangeStart w:id="1769"/>
      <w:del w:id="1770" w:author="Tran Dang" w:date="2024-12-22T19:49:00Z">
        <w:r w:rsidRPr="00D86AF1" w:rsidDel="00B133F4">
          <w:rPr>
            <w:i w:val="0"/>
            <w:iCs/>
          </w:rPr>
          <w:delText>Bả</w:delText>
        </w:r>
        <w:r w:rsidRPr="00FE034E" w:rsidDel="00B133F4">
          <w:rPr>
            <w:iCs/>
            <w:rPrChange w:id="1771" w:author="Tran Dang" w:date="2024-12-22T20:52:00Z">
              <w:rPr/>
            </w:rPrChange>
          </w:rPr>
          <w:delText>ng 2.13. Code sử dụng gửi mật khẩu ngẫu nhiên bằng phương thức gửi email</w:delText>
        </w:r>
        <w:commentRangeEnd w:id="1769"/>
        <w:r w:rsidR="001C73B1" w:rsidRPr="00D86AF1" w:rsidDel="00B133F4">
          <w:rPr>
            <w:rStyle w:val="CommentReference"/>
            <w:iCs/>
          </w:rPr>
          <w:commentReference w:id="1769"/>
        </w:r>
      </w:del>
    </w:p>
    <w:p w14:paraId="75EE0B91" w14:textId="720E4D9D" w:rsidR="00F10134" w:rsidRDefault="00F10134" w:rsidP="00F10134">
      <w:pPr>
        <w:pStyle w:val="c3"/>
      </w:pPr>
      <w:bookmarkStart w:id="1772" w:name="_Toc185793386"/>
      <w:bookmarkStart w:id="1773" w:name="_Toc185793462"/>
      <w:bookmarkStart w:id="1774" w:name="_Toc185793882"/>
      <w:r w:rsidRPr="00FE034E">
        <w:rPr>
          <w:i/>
          <w:iCs/>
          <w:rPrChange w:id="1775" w:author="Tran Dang" w:date="2024-12-22T20:52:00Z">
            <w:rPr/>
          </w:rPrChange>
        </w:rPr>
        <w:t>2.4.2. Giải thuật biên dịch và chấm điểm bài nộp</w:t>
      </w:r>
      <w:bookmarkEnd w:id="1772"/>
      <w:bookmarkEnd w:id="1773"/>
      <w:bookmarkEnd w:id="1774"/>
    </w:p>
    <w:p w14:paraId="29C47959" w14:textId="2C1493D0" w:rsidR="00F10134" w:rsidRPr="00F10134" w:rsidRDefault="00F10134" w:rsidP="00F10134">
      <w:pPr>
        <w:spacing w:before="120" w:after="120" w:line="312" w:lineRule="auto"/>
        <w:ind w:firstLine="720"/>
        <w:jc w:val="both"/>
        <w:rPr>
          <w:rFonts w:ascii="Times New Roman" w:hAnsi="Times New Roman" w:cs="Times New Roman"/>
          <w:sz w:val="26"/>
          <w:szCs w:val="26"/>
        </w:rPr>
      </w:pPr>
      <w:r w:rsidRPr="00F10134">
        <w:rPr>
          <w:rFonts w:ascii="Times New Roman" w:hAnsi="Times New Roman" w:cs="Times New Roman"/>
          <w:sz w:val="26"/>
          <w:szCs w:val="26"/>
        </w:rPr>
        <w:t>Để có thể chấm điểm dựa vào mã nguồn của người dùng thì mình sử dụng trình biên dịch của hệ thống</w:t>
      </w:r>
      <w:ins w:id="1776" w:author="UyenMinh" w:date="2024-12-22T19:21:00Z">
        <w:r w:rsidR="001C73B1">
          <w:rPr>
            <w:rFonts w:ascii="Times New Roman" w:hAnsi="Times New Roman" w:cs="Times New Roman"/>
            <w:sz w:val="26"/>
            <w:szCs w:val="26"/>
          </w:rPr>
          <w:t>,</w:t>
        </w:r>
      </w:ins>
      <w:r w:rsidRPr="00F10134">
        <w:rPr>
          <w:rFonts w:ascii="Times New Roman" w:hAnsi="Times New Roman" w:cs="Times New Roman"/>
          <w:sz w:val="26"/>
          <w:szCs w:val="26"/>
        </w:rPr>
        <w:t xml:space="preserve"> từ đó so sánh kết quả khi thực thi mã nguồn của người dùng với kết quả có s</w:t>
      </w:r>
      <w:ins w:id="1777" w:author="UyenMinh" w:date="2024-12-22T19:21:00Z">
        <w:r w:rsidR="001C73B1">
          <w:rPr>
            <w:rFonts w:ascii="Times New Roman" w:hAnsi="Times New Roman" w:cs="Times New Roman"/>
            <w:sz w:val="26"/>
            <w:szCs w:val="26"/>
          </w:rPr>
          <w:t>ẵ</w:t>
        </w:r>
      </w:ins>
      <w:del w:id="1778" w:author="UyenMinh" w:date="2024-12-22T19:21:00Z">
        <w:r w:rsidRPr="00F10134" w:rsidDel="001C73B1">
          <w:rPr>
            <w:rFonts w:ascii="Times New Roman" w:hAnsi="Times New Roman" w:cs="Times New Roman"/>
            <w:sz w:val="26"/>
            <w:szCs w:val="26"/>
          </w:rPr>
          <w:delText>ẳ</w:delText>
        </w:r>
      </w:del>
      <w:r w:rsidRPr="00F10134">
        <w:rPr>
          <w:rFonts w:ascii="Times New Roman" w:hAnsi="Times New Roman" w:cs="Times New Roman"/>
          <w:sz w:val="26"/>
          <w:szCs w:val="26"/>
        </w:rPr>
        <w:t xml:space="preserve">n </w:t>
      </w:r>
      <w:del w:id="1779" w:author="UyenMinh" w:date="2024-12-22T19:21:00Z">
        <w:r w:rsidRPr="00F10134" w:rsidDel="001C73B1">
          <w:rPr>
            <w:rFonts w:ascii="Times New Roman" w:hAnsi="Times New Roman" w:cs="Times New Roman"/>
            <w:sz w:val="26"/>
            <w:szCs w:val="26"/>
          </w:rPr>
          <w:delText>từ đó có</w:delText>
        </w:r>
      </w:del>
      <w:ins w:id="1780" w:author="UyenMinh" w:date="2024-12-22T19:21:00Z">
        <w:r w:rsidR="001C73B1">
          <w:rPr>
            <w:rFonts w:ascii="Times New Roman" w:hAnsi="Times New Roman" w:cs="Times New Roman"/>
            <w:sz w:val="26"/>
            <w:szCs w:val="26"/>
          </w:rPr>
          <w:t>để</w:t>
        </w:r>
      </w:ins>
      <w:del w:id="1781" w:author="UyenMinh" w:date="2024-12-22T19:21:00Z">
        <w:r w:rsidRPr="00F10134" w:rsidDel="001C73B1">
          <w:rPr>
            <w:rFonts w:ascii="Times New Roman" w:hAnsi="Times New Roman" w:cs="Times New Roman"/>
            <w:sz w:val="26"/>
            <w:szCs w:val="26"/>
          </w:rPr>
          <w:delText xml:space="preserve"> thể</w:delText>
        </w:r>
      </w:del>
      <w:r w:rsidRPr="00F10134">
        <w:rPr>
          <w:rFonts w:ascii="Times New Roman" w:hAnsi="Times New Roman" w:cs="Times New Roman"/>
          <w:sz w:val="26"/>
          <w:szCs w:val="26"/>
        </w:rPr>
        <w:t xml:space="preserve"> suy ra kết quả mà người dùng đạt được.</w:t>
      </w:r>
    </w:p>
    <w:p w14:paraId="2C6754BA" w14:textId="628B8653" w:rsidR="00F10134" w:rsidRPr="00F10134" w:rsidRDefault="00F10134" w:rsidP="00F10134">
      <w:pPr>
        <w:spacing w:before="120" w:after="120" w:line="312" w:lineRule="auto"/>
        <w:jc w:val="both"/>
        <w:rPr>
          <w:rFonts w:ascii="Times New Roman" w:hAnsi="Times New Roman" w:cs="Times New Roman"/>
          <w:b/>
          <w:bCs/>
          <w:sz w:val="26"/>
          <w:szCs w:val="26"/>
        </w:rPr>
      </w:pPr>
      <w:r w:rsidRPr="00F10134">
        <w:rPr>
          <w:rFonts w:ascii="Times New Roman" w:hAnsi="Times New Roman" w:cs="Times New Roman"/>
          <w:b/>
          <w:bCs/>
          <w:sz w:val="26"/>
          <w:szCs w:val="26"/>
        </w:rPr>
        <w:t>Chi tiết code biên dịch và thực thi code như sau:</w:t>
      </w:r>
    </w:p>
    <w:tbl>
      <w:tblPr>
        <w:tblStyle w:val="TableGrid"/>
        <w:tblW w:w="0" w:type="auto"/>
        <w:tblLook w:val="04A0" w:firstRow="1" w:lastRow="0" w:firstColumn="1" w:lastColumn="0" w:noHBand="0" w:noVBand="1"/>
      </w:tblPr>
      <w:tblGrid>
        <w:gridCol w:w="9064"/>
      </w:tblGrid>
      <w:tr w:rsidR="00F10134" w:rsidRPr="00F10134" w14:paraId="40339BC2" w14:textId="77777777" w:rsidTr="00F10134">
        <w:tc>
          <w:tcPr>
            <w:tcW w:w="9064" w:type="dxa"/>
          </w:tcPr>
          <w:p w14:paraId="7E3FA5C0"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public CompilationResult CompileCode(string code, string language)</w:t>
            </w:r>
          </w:p>
          <w:p w14:paraId="6AC6BA2C"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w:t>
            </w:r>
          </w:p>
          <w:p w14:paraId="64E11AE6"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string tempFileName = Path.GetTempFileName();</w:t>
            </w:r>
          </w:p>
          <w:p w14:paraId="2AD1DF92"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string FileName = tempFileName;</w:t>
            </w:r>
          </w:p>
          <w:p w14:paraId="507A9ABC"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string ExcuteFileName = tempFileName;</w:t>
            </w:r>
          </w:p>
          <w:p w14:paraId="0A8F0F11" w14:textId="77777777" w:rsidR="00F10134" w:rsidRPr="00F10134" w:rsidRDefault="00F10134" w:rsidP="00F10134">
            <w:pPr>
              <w:spacing w:before="120" w:after="120" w:line="312" w:lineRule="auto"/>
              <w:rPr>
                <w:rFonts w:ascii="Times New Roman" w:hAnsi="Times New Roman" w:cs="Times New Roman"/>
                <w:sz w:val="26"/>
                <w:szCs w:val="26"/>
              </w:rPr>
            </w:pPr>
          </w:p>
          <w:p w14:paraId="2D41C0D0"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ProcessStartInfo processInfo = new ProcessStartInfo();</w:t>
            </w:r>
          </w:p>
          <w:p w14:paraId="4E8EC9E6"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lastRenderedPageBreak/>
              <w:t xml:space="preserve">    processInfo.RedirectStandardError = true;</w:t>
            </w:r>
          </w:p>
          <w:p w14:paraId="56E44A54"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processInfo.RedirectStandardOutput = true;</w:t>
            </w:r>
          </w:p>
          <w:p w14:paraId="0F046730"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processInfo.UseShellExecute = false;</w:t>
            </w:r>
          </w:p>
          <w:p w14:paraId="36F75AC7"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processInfo.CreateNoWindow = true;</w:t>
            </w:r>
          </w:p>
          <w:p w14:paraId="4A6262ED"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string directory = Path.GetDirectoryName(tempFileName);</w:t>
            </w:r>
          </w:p>
          <w:p w14:paraId="3B7A07B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switch (language)</w:t>
            </w:r>
          </w:p>
          <w:p w14:paraId="53880892"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24BDAF3E"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case "C":</w:t>
            </w:r>
          </w:p>
          <w:p w14:paraId="1BF8AE13"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processInfo.FileName = "gcc";</w:t>
            </w:r>
          </w:p>
          <w:p w14:paraId="2E3ACC7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FileName = Path.Combine(directory, "Main.c");</w:t>
            </w:r>
          </w:p>
          <w:p w14:paraId="20C3E374"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ExcuteFileName += ".exe";</w:t>
            </w:r>
          </w:p>
          <w:p w14:paraId="15F99F47"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processInfo.Arguments = $"{FileName} -o {ExcuteFileName}";</w:t>
            </w:r>
          </w:p>
          <w:p w14:paraId="24601AD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break;</w:t>
            </w:r>
          </w:p>
          <w:p w14:paraId="15F399B5"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case "C++":</w:t>
            </w:r>
          </w:p>
          <w:p w14:paraId="3D5C6D2D"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processInfo.FileName = "g++";</w:t>
            </w:r>
          </w:p>
          <w:p w14:paraId="1DD52893"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FileName = Path.Combine(directory, "Main.cpp");</w:t>
            </w:r>
          </w:p>
          <w:p w14:paraId="15823EFC"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ExcuteFileName += ".exe";</w:t>
            </w:r>
          </w:p>
          <w:p w14:paraId="40B70A23"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processInfo.Arguments = $"{FileName} -o {ExcuteFileName}";</w:t>
            </w:r>
          </w:p>
          <w:p w14:paraId="490CAA38"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break;</w:t>
            </w:r>
          </w:p>
          <w:p w14:paraId="05EB0774"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case "Java":</w:t>
            </w:r>
          </w:p>
          <w:p w14:paraId="2489B034"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FileName = Path.Combine(directory, "Main.java");</w:t>
            </w:r>
          </w:p>
          <w:p w14:paraId="5139842B"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ExcuteFileName = "Main";</w:t>
            </w:r>
          </w:p>
          <w:p w14:paraId="26905830"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processInfo.FileName = "javac";</w:t>
            </w:r>
          </w:p>
          <w:p w14:paraId="0A93F8DD"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processInfo.Arguments = $"{FileName}";</w:t>
            </w:r>
          </w:p>
          <w:p w14:paraId="69BEFE70"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break;</w:t>
            </w:r>
          </w:p>
          <w:p w14:paraId="5F340BD1" w14:textId="77777777" w:rsidR="00F10134" w:rsidRPr="00F10134" w:rsidRDefault="00F10134" w:rsidP="00F10134">
            <w:pPr>
              <w:spacing w:before="120" w:after="120" w:line="312" w:lineRule="auto"/>
              <w:rPr>
                <w:rFonts w:ascii="Times New Roman" w:hAnsi="Times New Roman" w:cs="Times New Roman"/>
                <w:sz w:val="26"/>
                <w:szCs w:val="26"/>
              </w:rPr>
            </w:pPr>
          </w:p>
          <w:p w14:paraId="6AB637CD"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case "Python":</w:t>
            </w:r>
          </w:p>
          <w:p w14:paraId="6B879C5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FileName = Path.Combine(directory, "Main.py");</w:t>
            </w:r>
          </w:p>
          <w:p w14:paraId="4C86CDBD"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lastRenderedPageBreak/>
              <w:t xml:space="preserve">            ExcuteFileName = FileName; </w:t>
            </w:r>
          </w:p>
          <w:p w14:paraId="6A8FB4C8"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processInfo.FileName = "python";</w:t>
            </w:r>
          </w:p>
          <w:p w14:paraId="261756CB"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processInfo.Arguments = $"-m py_compile {FileName}";</w:t>
            </w:r>
          </w:p>
          <w:p w14:paraId="68696011"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break;</w:t>
            </w:r>
          </w:p>
          <w:p w14:paraId="2D976077"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default:</w:t>
            </w:r>
          </w:p>
          <w:p w14:paraId="235C8B7A"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return new CompilationResult</w:t>
            </w:r>
          </w:p>
          <w:p w14:paraId="305F7D6B"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5A5B5141"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Language = language,</w:t>
            </w:r>
          </w:p>
          <w:p w14:paraId="7C490D37"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Success = false,</w:t>
            </w:r>
          </w:p>
          <w:p w14:paraId="198CF8A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ErrorMessage = "Ngôn ngữ không được hỗ trợ."</w:t>
            </w:r>
          </w:p>
          <w:p w14:paraId="502D153C"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6C947975"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17047578" w14:textId="77777777" w:rsidR="00F10134" w:rsidRPr="00F10134" w:rsidRDefault="00F10134" w:rsidP="00F10134">
            <w:pPr>
              <w:spacing w:before="120" w:after="120" w:line="312" w:lineRule="auto"/>
              <w:rPr>
                <w:rFonts w:ascii="Times New Roman" w:hAnsi="Times New Roman" w:cs="Times New Roman"/>
                <w:sz w:val="26"/>
                <w:szCs w:val="26"/>
              </w:rPr>
            </w:pPr>
          </w:p>
          <w:p w14:paraId="211B28BB"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var process = new Process</w:t>
            </w:r>
          </w:p>
          <w:p w14:paraId="29F640E3"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67240BB8"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StartInfo = processInfo,</w:t>
            </w:r>
          </w:p>
          <w:p w14:paraId="6CE28814"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EnableRaisingEvents = false,</w:t>
            </w:r>
          </w:p>
          <w:p w14:paraId="498B593B"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01EB10EB" w14:textId="77777777" w:rsidR="00F10134" w:rsidRPr="00F10134" w:rsidRDefault="00F10134" w:rsidP="00F10134">
            <w:pPr>
              <w:spacing w:before="120" w:after="120" w:line="312" w:lineRule="auto"/>
              <w:rPr>
                <w:rFonts w:ascii="Times New Roman" w:hAnsi="Times New Roman" w:cs="Times New Roman"/>
                <w:sz w:val="26"/>
                <w:szCs w:val="26"/>
              </w:rPr>
            </w:pPr>
          </w:p>
          <w:p w14:paraId="31F4AABD"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File.WriteAllText(FileName, code);</w:t>
            </w:r>
          </w:p>
          <w:p w14:paraId="1246E450" w14:textId="77777777" w:rsidR="00F10134" w:rsidRPr="00F10134" w:rsidRDefault="00F10134" w:rsidP="00F10134">
            <w:pPr>
              <w:spacing w:before="120" w:after="120" w:line="312" w:lineRule="auto"/>
              <w:rPr>
                <w:rFonts w:ascii="Times New Roman" w:hAnsi="Times New Roman" w:cs="Times New Roman"/>
                <w:sz w:val="26"/>
                <w:szCs w:val="26"/>
              </w:rPr>
            </w:pPr>
          </w:p>
          <w:p w14:paraId="44B19EC3"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process.Start();</w:t>
            </w:r>
          </w:p>
          <w:p w14:paraId="6D24868A"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process.WaitForExit();</w:t>
            </w:r>
          </w:p>
          <w:p w14:paraId="2D4A44F5"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if (process.ExitCode != 0)</w:t>
            </w:r>
          </w:p>
          <w:p w14:paraId="15444957"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77BE5C61"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return new CompilationResult</w:t>
            </w:r>
          </w:p>
          <w:p w14:paraId="5CEAE3E8"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3A36200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Language = language,</w:t>
            </w:r>
          </w:p>
          <w:p w14:paraId="4978C50D"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lastRenderedPageBreak/>
              <w:t xml:space="preserve">            Success = false,</w:t>
            </w:r>
          </w:p>
          <w:p w14:paraId="392C6940"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ErrorMessage = process.StandardError.ReadToEnd()</w:t>
            </w:r>
          </w:p>
          <w:p w14:paraId="77CE9ACE"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4C15D9E1"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7D546F1E" w14:textId="77777777" w:rsidR="00F10134" w:rsidRPr="00F10134" w:rsidRDefault="00F10134" w:rsidP="00F10134">
            <w:pPr>
              <w:spacing w:before="120" w:after="120" w:line="312" w:lineRule="auto"/>
              <w:rPr>
                <w:rFonts w:ascii="Times New Roman" w:hAnsi="Times New Roman" w:cs="Times New Roman"/>
                <w:sz w:val="26"/>
                <w:szCs w:val="26"/>
              </w:rPr>
            </w:pPr>
          </w:p>
          <w:p w14:paraId="2B37BEB2"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return new CompilationResult { Language = language, Success = true, ExecutablePath = ExcuteFileName, FilePath = FileName };</w:t>
            </w:r>
          </w:p>
          <w:p w14:paraId="149B829E"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w:t>
            </w:r>
          </w:p>
          <w:p w14:paraId="2CEE939C" w14:textId="77777777" w:rsidR="00F10134" w:rsidRPr="00F10134" w:rsidRDefault="00F10134" w:rsidP="00F10134">
            <w:pPr>
              <w:spacing w:before="120" w:after="120" w:line="312" w:lineRule="auto"/>
              <w:rPr>
                <w:rFonts w:ascii="Times New Roman" w:hAnsi="Times New Roman" w:cs="Times New Roman"/>
                <w:sz w:val="26"/>
                <w:szCs w:val="26"/>
              </w:rPr>
            </w:pPr>
          </w:p>
          <w:p w14:paraId="57A18197"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public async Task&lt;TestCaseResult&gt; ExecuteSubmission(SubmitQuery submitQuery, TestCase testCases)</w:t>
            </w:r>
          </w:p>
          <w:p w14:paraId="69F5675A"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w:t>
            </w:r>
          </w:p>
          <w:p w14:paraId="068ADE50"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var compilationResult = CompileCode(submitQuery.codeText, submitQuery.languageName);</w:t>
            </w:r>
          </w:p>
          <w:p w14:paraId="187F44C8"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if (!compilationResult.Success)</w:t>
            </w:r>
          </w:p>
          <w:p w14:paraId="657E7C74"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40795923"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return new TestCaseResult { Status = "Compilation Error", Message = compilationResult.ErrorMessage };</w:t>
            </w:r>
          </w:p>
          <w:p w14:paraId="0A5D7C3E"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3F7418E9" w14:textId="77777777" w:rsidR="00F10134" w:rsidRPr="00F10134" w:rsidRDefault="00F10134" w:rsidP="00F10134">
            <w:pPr>
              <w:spacing w:before="120" w:after="120" w:line="312" w:lineRule="auto"/>
              <w:rPr>
                <w:rFonts w:ascii="Times New Roman" w:hAnsi="Times New Roman" w:cs="Times New Roman"/>
                <w:sz w:val="26"/>
                <w:szCs w:val="26"/>
              </w:rPr>
            </w:pPr>
          </w:p>
          <w:p w14:paraId="63EC79E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var executionResult = RunCodeWithLimit(compilationResult, submitQuery.problemNameID, testCases.Input, submitQuery.limitTime, submitQuery.limitDisk);</w:t>
            </w:r>
          </w:p>
          <w:p w14:paraId="020EB71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if (!executionResult.Success)</w:t>
            </w:r>
          </w:p>
          <w:p w14:paraId="0993C5F4"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051DE322"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return new TestCaseResult { Status = executionResult.ErrorMessage, ExecutionTime = 0, ExecutionDisk = 0 };</w:t>
            </w:r>
          </w:p>
          <w:p w14:paraId="669F5061"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08DB7D4D" w14:textId="77777777" w:rsidR="00F10134" w:rsidRPr="00F10134" w:rsidRDefault="00F10134" w:rsidP="00F10134">
            <w:pPr>
              <w:spacing w:before="120" w:after="120" w:line="312" w:lineRule="auto"/>
              <w:rPr>
                <w:rFonts w:ascii="Times New Roman" w:hAnsi="Times New Roman" w:cs="Times New Roman"/>
                <w:sz w:val="26"/>
                <w:szCs w:val="26"/>
              </w:rPr>
            </w:pPr>
          </w:p>
          <w:p w14:paraId="67629A4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lastRenderedPageBreak/>
              <w:t xml:space="preserve">    string ouputExpected = File.ReadAllText(Path.Combine(Directory.GetCurrentDirectory(), "Assets", "TestCases", submitQuery.problemNameID, "Outputs", testCases.ExpectedOutput));</w:t>
            </w:r>
          </w:p>
          <w:p w14:paraId="4CC6B066" w14:textId="77777777" w:rsidR="00F10134" w:rsidRPr="00F10134" w:rsidRDefault="00F10134" w:rsidP="00F10134">
            <w:pPr>
              <w:spacing w:before="120" w:after="120" w:line="312" w:lineRule="auto"/>
              <w:rPr>
                <w:rFonts w:ascii="Times New Roman" w:hAnsi="Times New Roman" w:cs="Times New Roman"/>
                <w:sz w:val="26"/>
                <w:szCs w:val="26"/>
              </w:rPr>
            </w:pPr>
          </w:p>
          <w:p w14:paraId="7D6A21E0"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if (executionResult.Output.Trim() == ouputExpected.Trim())</w:t>
            </w:r>
          </w:p>
          <w:p w14:paraId="6BA292F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56EE2DF5"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return new TestCaseResult { Status = "Accepted", Output = executionResult.Output, ExecutionTime = executionResult.ExecutionTime, ExecutionDisk = executionResult.ExecutionDisk };</w:t>
            </w:r>
          </w:p>
          <w:p w14:paraId="0A65EA72"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02DFD41C"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else</w:t>
            </w:r>
          </w:p>
          <w:p w14:paraId="5FD8EE97"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20460E72"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return new TestCaseResult { Status = "Wrong Answer", Output = executionResult.Output, ExecutionDisk = executionResult.ExecutionDisk, ExecutionTime = executionResult.ExecutionTime };</w:t>
            </w:r>
          </w:p>
          <w:p w14:paraId="3AA4F1FF" w14:textId="77777777"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 xml:space="preserve">    }</w:t>
            </w:r>
          </w:p>
          <w:p w14:paraId="7AFFBE47" w14:textId="64E4A185" w:rsidR="00F10134" w:rsidRPr="00F10134" w:rsidRDefault="00F10134" w:rsidP="00F10134">
            <w:pPr>
              <w:spacing w:before="120" w:after="120" w:line="312" w:lineRule="auto"/>
              <w:rPr>
                <w:rFonts w:ascii="Times New Roman" w:hAnsi="Times New Roman" w:cs="Times New Roman"/>
                <w:sz w:val="26"/>
                <w:szCs w:val="26"/>
              </w:rPr>
            </w:pPr>
            <w:r w:rsidRPr="00F10134">
              <w:rPr>
                <w:rFonts w:ascii="Times New Roman" w:hAnsi="Times New Roman" w:cs="Times New Roman"/>
                <w:sz w:val="26"/>
                <w:szCs w:val="26"/>
              </w:rPr>
              <w:t>}</w:t>
            </w:r>
          </w:p>
        </w:tc>
      </w:tr>
    </w:tbl>
    <w:p w14:paraId="1DAD19DD" w14:textId="32949098" w:rsidR="00F10134" w:rsidDel="001C73B1" w:rsidRDefault="00F10134" w:rsidP="00F10134">
      <w:pPr>
        <w:pStyle w:val="bang"/>
        <w:rPr>
          <w:del w:id="1782" w:author="UyenMinh" w:date="2024-12-22T19:22:00Z"/>
        </w:rPr>
      </w:pPr>
      <w:del w:id="1783" w:author="UyenMinh" w:date="2024-12-22T19:22:00Z">
        <w:r w:rsidDel="001C73B1">
          <w:lastRenderedPageBreak/>
          <w:delText>Bảng 2.14. Code biên dịch và thực thi mã nguồn</w:delText>
        </w:r>
      </w:del>
    </w:p>
    <w:p w14:paraId="24F0D054" w14:textId="1B250097" w:rsidR="005E5C56" w:rsidRDefault="005E5C56" w:rsidP="00A5040F">
      <w:pPr>
        <w:pStyle w:val="c2"/>
      </w:pPr>
      <w:bookmarkStart w:id="1784" w:name="_Toc185793387"/>
      <w:bookmarkStart w:id="1785" w:name="_Toc185793463"/>
      <w:bookmarkStart w:id="1786" w:name="_Toc185793883"/>
      <w:bookmarkStart w:id="1787" w:name="_Hlk185787829"/>
      <w:r>
        <w:t>2.5. Phát triển hệ thống</w:t>
      </w:r>
      <w:bookmarkEnd w:id="1784"/>
      <w:bookmarkEnd w:id="1785"/>
      <w:bookmarkEnd w:id="1786"/>
    </w:p>
    <w:p w14:paraId="3CCF33A8" w14:textId="04FDE981" w:rsidR="00625E47" w:rsidRPr="00CD693B" w:rsidRDefault="00625E47" w:rsidP="00A5040F">
      <w:pPr>
        <w:pStyle w:val="c3"/>
        <w:rPr>
          <w:i/>
          <w:iCs/>
          <w:rPrChange w:id="1788" w:author="Tran Dang" w:date="2024-12-22T20:45:00Z">
            <w:rPr/>
          </w:rPrChange>
        </w:rPr>
      </w:pPr>
      <w:bookmarkStart w:id="1789" w:name="_Toc185793388"/>
      <w:bookmarkStart w:id="1790" w:name="_Toc185793464"/>
      <w:bookmarkStart w:id="1791" w:name="_Toc185793884"/>
      <w:r w:rsidRPr="00CD693B">
        <w:rPr>
          <w:i/>
          <w:iCs/>
          <w:rPrChange w:id="1792" w:author="Tran Dang" w:date="2024-12-22T20:45:00Z">
            <w:rPr/>
          </w:rPrChange>
        </w:rPr>
        <w:t>2.5.1. Công cụ và môi trường phát triển</w:t>
      </w:r>
      <w:bookmarkEnd w:id="1789"/>
      <w:bookmarkEnd w:id="1790"/>
      <w:bookmarkEnd w:id="1791"/>
    </w:p>
    <w:bookmarkEnd w:id="1787"/>
    <w:p w14:paraId="466FBA6E" w14:textId="0D17A47B" w:rsidR="005B6096" w:rsidDel="001C73B1" w:rsidRDefault="005B6096" w:rsidP="008E7C20">
      <w:pPr>
        <w:spacing w:before="120" w:after="120" w:line="312" w:lineRule="auto"/>
        <w:ind w:firstLine="720"/>
        <w:jc w:val="both"/>
        <w:rPr>
          <w:del w:id="1793" w:author="UyenMinh" w:date="2024-12-22T19:22:00Z"/>
          <w:rFonts w:ascii="Times New Roman" w:hAnsi="Times New Roman" w:cs="Times New Roman"/>
          <w:sz w:val="26"/>
          <w:szCs w:val="26"/>
        </w:rPr>
      </w:pPr>
      <w:del w:id="1794" w:author="UyenMinh" w:date="2024-12-22T19:22:00Z">
        <w:r w:rsidRPr="005B6096" w:rsidDel="001C73B1">
          <w:rPr>
            <w:rFonts w:ascii="Times New Roman" w:hAnsi="Times New Roman" w:cs="Times New Roman"/>
            <w:sz w:val="26"/>
            <w:szCs w:val="26"/>
          </w:rPr>
          <w:delText>Trong quá trình phát triển phần mềm mình đã sử dụng các công cụ và môi trường phát triển sau:</w:delText>
        </w:r>
      </w:del>
    </w:p>
    <w:p w14:paraId="53F0C181" w14:textId="5F0DB436" w:rsidR="00B804F8" w:rsidRDefault="008E7C20" w:rsidP="008E7C20">
      <w:pPr>
        <w:spacing w:before="120" w:after="120" w:line="312"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00B804F8" w:rsidRPr="008E7C20">
        <w:rPr>
          <w:rFonts w:ascii="Times New Roman" w:hAnsi="Times New Roman" w:cs="Times New Roman"/>
          <w:b/>
          <w:bCs/>
          <w:sz w:val="26"/>
          <w:szCs w:val="26"/>
        </w:rPr>
        <w:t xml:space="preserve">Một số công nghệ và </w:t>
      </w:r>
      <w:r>
        <w:rPr>
          <w:rFonts w:ascii="Times New Roman" w:hAnsi="Times New Roman" w:cs="Times New Roman"/>
          <w:b/>
          <w:bCs/>
          <w:sz w:val="26"/>
          <w:szCs w:val="26"/>
        </w:rPr>
        <w:t>F</w:t>
      </w:r>
      <w:r w:rsidR="00B804F8" w:rsidRPr="008E7C20">
        <w:rPr>
          <w:rFonts w:ascii="Times New Roman" w:hAnsi="Times New Roman" w:cs="Times New Roman"/>
          <w:b/>
          <w:bCs/>
          <w:sz w:val="26"/>
          <w:szCs w:val="26"/>
        </w:rPr>
        <w:t>ramewor</w:t>
      </w:r>
      <w:ins w:id="1795" w:author="UyenMinh" w:date="2024-12-22T19:23:00Z">
        <w:r w:rsidR="001C73B1">
          <w:rPr>
            <w:rFonts w:ascii="Times New Roman" w:hAnsi="Times New Roman" w:cs="Times New Roman"/>
            <w:b/>
            <w:bCs/>
            <w:sz w:val="26"/>
            <w:szCs w:val="26"/>
          </w:rPr>
          <w:t>k</w:t>
        </w:r>
      </w:ins>
      <w:del w:id="1796" w:author="UyenMinh" w:date="2024-12-22T19:23:00Z">
        <w:r w:rsidR="00B804F8" w:rsidRPr="008E7C20" w:rsidDel="001C73B1">
          <w:rPr>
            <w:rFonts w:ascii="Times New Roman" w:hAnsi="Times New Roman" w:cs="Times New Roman"/>
            <w:b/>
            <w:bCs/>
            <w:sz w:val="26"/>
            <w:szCs w:val="26"/>
          </w:rPr>
          <w:delText>d</w:delText>
        </w:r>
      </w:del>
      <w:r w:rsidR="00B804F8" w:rsidRPr="008E7C20">
        <w:rPr>
          <w:rFonts w:ascii="Times New Roman" w:hAnsi="Times New Roman" w:cs="Times New Roman"/>
          <w:b/>
          <w:bCs/>
          <w:sz w:val="26"/>
          <w:szCs w:val="26"/>
        </w:rPr>
        <w:t xml:space="preserve"> chính:</w:t>
      </w:r>
      <w:r w:rsidR="00B804F8">
        <w:rPr>
          <w:rFonts w:ascii="Times New Roman" w:hAnsi="Times New Roman" w:cs="Times New Roman"/>
          <w:sz w:val="26"/>
          <w:szCs w:val="26"/>
        </w:rPr>
        <w:t xml:space="preserve"> ReactJS, TailwindCSS, Ant Design, ASP.NET Core Web API.</w:t>
      </w:r>
    </w:p>
    <w:p w14:paraId="7B38E790" w14:textId="1D30F1BD" w:rsidR="008E7C20" w:rsidRDefault="008E7C20" w:rsidP="008E7C20">
      <w:pPr>
        <w:spacing w:before="120" w:after="120" w:line="312"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Pr="008E7C20">
        <w:rPr>
          <w:rFonts w:ascii="Times New Roman" w:hAnsi="Times New Roman" w:cs="Times New Roman"/>
          <w:b/>
          <w:bCs/>
          <w:sz w:val="26"/>
          <w:szCs w:val="26"/>
        </w:rPr>
        <w:t>Database:</w:t>
      </w:r>
      <w:r>
        <w:rPr>
          <w:rFonts w:ascii="Times New Roman" w:hAnsi="Times New Roman" w:cs="Times New Roman"/>
          <w:sz w:val="26"/>
          <w:szCs w:val="26"/>
        </w:rPr>
        <w:t xml:space="preserve"> SQLServer.</w:t>
      </w:r>
    </w:p>
    <w:p w14:paraId="1BF3A147" w14:textId="07F6ABFE" w:rsidR="00F10134" w:rsidRPr="008E7C20" w:rsidRDefault="008E7C20" w:rsidP="008E7C20">
      <w:pPr>
        <w:spacing w:before="120" w:after="120" w:line="312"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Pr="008E7C20">
        <w:rPr>
          <w:rFonts w:ascii="Times New Roman" w:hAnsi="Times New Roman" w:cs="Times New Roman"/>
          <w:b/>
          <w:bCs/>
          <w:sz w:val="26"/>
          <w:szCs w:val="26"/>
        </w:rPr>
        <w:t>Các công cụ hỗ trợ:</w:t>
      </w:r>
      <w:r>
        <w:rPr>
          <w:rFonts w:ascii="Times New Roman" w:hAnsi="Times New Roman" w:cs="Times New Roman"/>
          <w:sz w:val="26"/>
          <w:szCs w:val="26"/>
        </w:rPr>
        <w:t xml:space="preserve"> Vscode, Visual studio, Gitlab, Posman.</w:t>
      </w:r>
    </w:p>
    <w:p w14:paraId="6A134601" w14:textId="77777777" w:rsidR="0011052E" w:rsidRDefault="0011052E">
      <w:pPr>
        <w:rPr>
          <w:rFonts w:ascii="Times New Roman" w:hAnsi="Times New Roman" w:cs="Times New Roman"/>
          <w:b/>
          <w:bCs/>
          <w:color w:val="000000" w:themeColor="text1"/>
          <w:sz w:val="26"/>
          <w:szCs w:val="26"/>
        </w:rPr>
      </w:pPr>
      <w:r>
        <w:br w:type="page"/>
      </w:r>
    </w:p>
    <w:p w14:paraId="5EB16691" w14:textId="21CCAD22" w:rsidR="00625E47" w:rsidRPr="00105B11" w:rsidRDefault="00950712" w:rsidP="00F10134">
      <w:pPr>
        <w:pStyle w:val="c3"/>
        <w:rPr>
          <w:i/>
          <w:iCs/>
          <w:rPrChange w:id="1797" w:author="Tran Dang" w:date="2024-12-22T20:46:00Z">
            <w:rPr/>
          </w:rPrChange>
        </w:rPr>
      </w:pPr>
      <w:bookmarkStart w:id="1798" w:name="_Toc185793389"/>
      <w:bookmarkStart w:id="1799" w:name="_Toc185793465"/>
      <w:bookmarkStart w:id="1800" w:name="_Toc185793885"/>
      <w:bookmarkStart w:id="1801" w:name="_Hlk185787838"/>
      <w:r w:rsidRPr="00105B11">
        <w:rPr>
          <w:i/>
          <w:iCs/>
          <w:rPrChange w:id="1802" w:author="Tran Dang" w:date="2024-12-22T20:46:00Z">
            <w:rPr/>
          </w:rPrChange>
        </w:rPr>
        <w:lastRenderedPageBreak/>
        <w:t>2.5.2. Một số giao diện chính của chương tr</w:t>
      </w:r>
      <w:ins w:id="1803" w:author="UyenMinh" w:date="2024-12-22T19:23:00Z">
        <w:r w:rsidR="001C73B1" w:rsidRPr="00105B11">
          <w:rPr>
            <w:i/>
            <w:iCs/>
            <w:rPrChange w:id="1804" w:author="Tran Dang" w:date="2024-12-22T20:46:00Z">
              <w:rPr/>
            </w:rPrChange>
          </w:rPr>
          <w:t>ì</w:t>
        </w:r>
      </w:ins>
      <w:del w:id="1805" w:author="UyenMinh" w:date="2024-12-22T19:23:00Z">
        <w:r w:rsidRPr="00105B11" w:rsidDel="001C73B1">
          <w:rPr>
            <w:i/>
            <w:iCs/>
            <w:rPrChange w:id="1806" w:author="Tran Dang" w:date="2024-12-22T20:46:00Z">
              <w:rPr/>
            </w:rPrChange>
          </w:rPr>
          <w:delText>í</w:delText>
        </w:r>
      </w:del>
      <w:r w:rsidRPr="00105B11">
        <w:rPr>
          <w:i/>
          <w:iCs/>
          <w:rPrChange w:id="1807" w:author="Tran Dang" w:date="2024-12-22T20:46:00Z">
            <w:rPr/>
          </w:rPrChange>
        </w:rPr>
        <w:t>nh</w:t>
      </w:r>
      <w:bookmarkEnd w:id="1798"/>
      <w:bookmarkEnd w:id="1799"/>
      <w:bookmarkEnd w:id="1800"/>
    </w:p>
    <w:p w14:paraId="203E8413" w14:textId="641E2674" w:rsidR="00950712" w:rsidRPr="00105B11" w:rsidRDefault="00950712" w:rsidP="00F10134">
      <w:pPr>
        <w:pStyle w:val="c4"/>
        <w:rPr>
          <w:b w:val="0"/>
          <w:bCs w:val="0"/>
          <w:i/>
          <w:iCs/>
          <w:rPrChange w:id="1808" w:author="Tran Dang" w:date="2024-12-22T20:46:00Z">
            <w:rPr/>
          </w:rPrChange>
        </w:rPr>
      </w:pPr>
      <w:bookmarkStart w:id="1809" w:name="_Toc185793466"/>
      <w:bookmarkStart w:id="1810" w:name="_Toc185793886"/>
      <w:r w:rsidRPr="00105B11">
        <w:rPr>
          <w:b w:val="0"/>
          <w:bCs w:val="0"/>
          <w:i/>
          <w:iCs/>
          <w:rPrChange w:id="1811" w:author="Tran Dang" w:date="2024-12-22T20:46:00Z">
            <w:rPr/>
          </w:rPrChange>
        </w:rPr>
        <w:t>2.5.2.1. Giao diện trang chủ</w:t>
      </w:r>
      <w:bookmarkEnd w:id="1809"/>
      <w:bookmarkEnd w:id="1810"/>
    </w:p>
    <w:bookmarkEnd w:id="1801"/>
    <w:p w14:paraId="73B61571" w14:textId="570AECBE" w:rsidR="0001169B" w:rsidRDefault="0001169B" w:rsidP="00F10134">
      <w:pPr>
        <w:spacing w:after="120" w:line="312" w:lineRule="auto"/>
        <w:ind w:firstLine="720"/>
        <w:jc w:val="both"/>
        <w:rPr>
          <w:rFonts w:ascii="Times New Roman" w:hAnsi="Times New Roman" w:cs="Times New Roman"/>
          <w:sz w:val="26"/>
          <w:szCs w:val="26"/>
        </w:rPr>
      </w:pPr>
      <w:r>
        <w:rPr>
          <w:rFonts w:ascii="Times New Roman" w:hAnsi="Times New Roman" w:cs="Times New Roman"/>
          <w:sz w:val="26"/>
          <w:szCs w:val="26"/>
        </w:rPr>
        <w:t>Dưới đây là giao diện trang chủ của website</w:t>
      </w:r>
      <w:ins w:id="1812" w:author="UyenMinh" w:date="2024-12-22T19:26:00Z">
        <w:r w:rsidR="00E22C20">
          <w:rPr>
            <w:rFonts w:ascii="Times New Roman" w:hAnsi="Times New Roman" w:cs="Times New Roman"/>
            <w:sz w:val="26"/>
            <w:szCs w:val="26"/>
          </w:rPr>
          <w:t>. T</w:t>
        </w:r>
      </w:ins>
      <w:del w:id="1813" w:author="UyenMinh" w:date="2024-12-22T19:24:00Z">
        <w:r w:rsidDel="00E22C20">
          <w:rPr>
            <w:rFonts w:ascii="Times New Roman" w:hAnsi="Times New Roman" w:cs="Times New Roman"/>
            <w:sz w:val="26"/>
            <w:szCs w:val="26"/>
          </w:rPr>
          <w:delText>.</w:delText>
        </w:r>
        <w:r w:rsidR="00F10134" w:rsidDel="00E22C20">
          <w:rPr>
            <w:rFonts w:ascii="Times New Roman" w:hAnsi="Times New Roman" w:cs="Times New Roman"/>
            <w:sz w:val="26"/>
            <w:szCs w:val="26"/>
          </w:rPr>
          <w:delText xml:space="preserve"> T</w:delText>
        </w:r>
      </w:del>
      <w:r w:rsidR="00F10134">
        <w:rPr>
          <w:rFonts w:ascii="Times New Roman" w:hAnsi="Times New Roman" w:cs="Times New Roman"/>
          <w:sz w:val="26"/>
          <w:szCs w:val="26"/>
        </w:rPr>
        <w:t>ại đây người dùng có thể xem được các bài viết hiện có trên website và danh sách top 5 thành viên có điểm xếp hạng cao nhất.</w:t>
      </w:r>
    </w:p>
    <w:p w14:paraId="134C56FF" w14:textId="42F4F170" w:rsidR="0001169B" w:rsidRDefault="0001169B" w:rsidP="0077176C">
      <w:pPr>
        <w:spacing w:after="120" w:line="312" w:lineRule="auto"/>
        <w:rPr>
          <w:rFonts w:ascii="Times New Roman" w:hAnsi="Times New Roman" w:cs="Times New Roman"/>
          <w:sz w:val="26"/>
          <w:szCs w:val="26"/>
        </w:rPr>
      </w:pPr>
      <w:r w:rsidRPr="0001169B">
        <w:rPr>
          <w:rFonts w:ascii="Times New Roman" w:hAnsi="Times New Roman" w:cs="Times New Roman"/>
          <w:noProof/>
          <w:sz w:val="26"/>
          <w:szCs w:val="26"/>
        </w:rPr>
        <w:drawing>
          <wp:inline distT="0" distB="0" distL="0" distR="0" wp14:anchorId="0D31D9AD" wp14:editId="06D4B195">
            <wp:extent cx="5638165" cy="7273290"/>
            <wp:effectExtent l="19050" t="19050" r="19685"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47629" cy="7285499"/>
                    </a:xfrm>
                    <a:prstGeom prst="rect">
                      <a:avLst/>
                    </a:prstGeom>
                    <a:ln>
                      <a:solidFill>
                        <a:schemeClr val="tx1"/>
                      </a:solidFill>
                    </a:ln>
                  </pic:spPr>
                </pic:pic>
              </a:graphicData>
            </a:graphic>
          </wp:inline>
        </w:drawing>
      </w:r>
    </w:p>
    <w:p w14:paraId="0F912CE0" w14:textId="0502DBC5" w:rsidR="0011052E" w:rsidRDefault="0001169B" w:rsidP="0011052E">
      <w:pPr>
        <w:pStyle w:val="hinh"/>
        <w:rPr>
          <w:b/>
          <w:bCs/>
        </w:rPr>
      </w:pPr>
      <w:bookmarkStart w:id="1814" w:name="_Toc185683938"/>
      <w:bookmarkStart w:id="1815" w:name="_Toc185793920"/>
      <w:bookmarkStart w:id="1816" w:name="_Toc185794004"/>
      <w:commentRangeStart w:id="1817"/>
      <w:r>
        <w:t>Hình 2.</w:t>
      </w:r>
      <w:r w:rsidR="00F10134">
        <w:t>10.</w:t>
      </w:r>
      <w:r>
        <w:t xml:space="preserve"> Giao diện trang chủ</w:t>
      </w:r>
      <w:bookmarkEnd w:id="1814"/>
      <w:commentRangeEnd w:id="1817"/>
      <w:r w:rsidR="00E22C20">
        <w:rPr>
          <w:rStyle w:val="CommentReference"/>
          <w:rFonts w:asciiTheme="minorHAnsi" w:hAnsiTheme="minorHAnsi" w:cstheme="minorBidi"/>
          <w:i w:val="0"/>
        </w:rPr>
        <w:commentReference w:id="1817"/>
      </w:r>
      <w:bookmarkEnd w:id="1815"/>
      <w:bookmarkEnd w:id="1816"/>
      <w:r w:rsidR="0011052E">
        <w:br w:type="page"/>
      </w:r>
    </w:p>
    <w:p w14:paraId="5AE070DA" w14:textId="3580217B" w:rsidR="00950712" w:rsidRPr="00FE034E" w:rsidRDefault="00950712" w:rsidP="00F10134">
      <w:pPr>
        <w:pStyle w:val="c4"/>
        <w:rPr>
          <w:b w:val="0"/>
          <w:bCs w:val="0"/>
          <w:i/>
          <w:iCs/>
          <w:rPrChange w:id="1818" w:author="Tran Dang" w:date="2024-12-22T20:54:00Z">
            <w:rPr/>
          </w:rPrChange>
        </w:rPr>
      </w:pPr>
      <w:bookmarkStart w:id="1819" w:name="_Toc185793467"/>
      <w:bookmarkStart w:id="1820" w:name="_Toc185793887"/>
      <w:r w:rsidRPr="00FE034E">
        <w:rPr>
          <w:b w:val="0"/>
          <w:bCs w:val="0"/>
          <w:i/>
          <w:iCs/>
          <w:rPrChange w:id="1821" w:author="Tran Dang" w:date="2024-12-22T20:54:00Z">
            <w:rPr/>
          </w:rPrChange>
        </w:rPr>
        <w:lastRenderedPageBreak/>
        <w:t>2.5.2.</w:t>
      </w:r>
      <w:r w:rsidR="00935860" w:rsidRPr="00FE034E">
        <w:rPr>
          <w:b w:val="0"/>
          <w:bCs w:val="0"/>
          <w:i/>
          <w:iCs/>
          <w:rPrChange w:id="1822" w:author="Tran Dang" w:date="2024-12-22T20:54:00Z">
            <w:rPr/>
          </w:rPrChange>
        </w:rPr>
        <w:t>2</w:t>
      </w:r>
      <w:r w:rsidRPr="00FE034E">
        <w:rPr>
          <w:b w:val="0"/>
          <w:bCs w:val="0"/>
          <w:i/>
          <w:iCs/>
          <w:rPrChange w:id="1823" w:author="Tran Dang" w:date="2024-12-22T20:54:00Z">
            <w:rPr/>
          </w:rPrChange>
        </w:rPr>
        <w:t>. Giao diệ</w:t>
      </w:r>
      <w:r w:rsidR="0001169B" w:rsidRPr="00FE034E">
        <w:rPr>
          <w:b w:val="0"/>
          <w:bCs w:val="0"/>
          <w:i/>
          <w:iCs/>
          <w:rPrChange w:id="1824" w:author="Tran Dang" w:date="2024-12-22T20:54:00Z">
            <w:rPr/>
          </w:rPrChange>
        </w:rPr>
        <w:t>n Bài tập</w:t>
      </w:r>
      <w:bookmarkEnd w:id="1819"/>
      <w:bookmarkEnd w:id="1820"/>
    </w:p>
    <w:p w14:paraId="5CBB50B6" w14:textId="2F711833" w:rsidR="0001169B" w:rsidRDefault="0001169B" w:rsidP="00F10134">
      <w:pPr>
        <w:spacing w:after="120" w:line="312" w:lineRule="auto"/>
        <w:ind w:firstLine="720"/>
        <w:jc w:val="both"/>
        <w:rPr>
          <w:rFonts w:ascii="Times New Roman" w:hAnsi="Times New Roman" w:cs="Times New Roman"/>
          <w:sz w:val="26"/>
          <w:szCs w:val="26"/>
        </w:rPr>
      </w:pPr>
      <w:r>
        <w:rPr>
          <w:rFonts w:ascii="Times New Roman" w:hAnsi="Times New Roman" w:cs="Times New Roman"/>
          <w:sz w:val="26"/>
          <w:szCs w:val="26"/>
        </w:rPr>
        <w:t>Dưới đây là giao diện bài tập của website.</w:t>
      </w:r>
      <w:r w:rsidR="00F10134">
        <w:rPr>
          <w:rFonts w:ascii="Times New Roman" w:hAnsi="Times New Roman" w:cs="Times New Roman"/>
          <w:sz w:val="26"/>
          <w:szCs w:val="26"/>
        </w:rPr>
        <w:t xml:space="preserve"> Tại đây người dùng có thể xem danh sách bài tập hiện có trên website và có thể tìm kiếm, lọc, bài tập.</w:t>
      </w:r>
      <w:del w:id="1825" w:author="UyenMinh" w:date="2024-12-22T19:27:00Z">
        <w:r w:rsidR="00F10134" w:rsidDel="00E22C20">
          <w:rPr>
            <w:rFonts w:ascii="Times New Roman" w:hAnsi="Times New Roman" w:cs="Times New Roman"/>
            <w:sz w:val="26"/>
            <w:szCs w:val="26"/>
          </w:rPr>
          <w:delText>.</w:delText>
        </w:r>
      </w:del>
    </w:p>
    <w:p w14:paraId="6ED16686" w14:textId="18CDBAD8" w:rsidR="0001169B" w:rsidRDefault="0001169B" w:rsidP="0077176C">
      <w:pPr>
        <w:spacing w:after="120" w:line="312" w:lineRule="auto"/>
        <w:rPr>
          <w:rFonts w:ascii="Times New Roman" w:hAnsi="Times New Roman" w:cs="Times New Roman"/>
          <w:sz w:val="26"/>
          <w:szCs w:val="26"/>
        </w:rPr>
      </w:pPr>
      <w:r w:rsidRPr="0001169B">
        <w:rPr>
          <w:rFonts w:ascii="Times New Roman" w:hAnsi="Times New Roman" w:cs="Times New Roman"/>
          <w:noProof/>
          <w:sz w:val="26"/>
          <w:szCs w:val="26"/>
        </w:rPr>
        <w:drawing>
          <wp:inline distT="0" distB="0" distL="0" distR="0" wp14:anchorId="43DC6AC3" wp14:editId="3C750356">
            <wp:extent cx="5761990" cy="3802380"/>
            <wp:effectExtent l="19050" t="19050" r="10160"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990" cy="3802380"/>
                    </a:xfrm>
                    <a:prstGeom prst="rect">
                      <a:avLst/>
                    </a:prstGeom>
                    <a:ln>
                      <a:solidFill>
                        <a:schemeClr val="tx1"/>
                      </a:solidFill>
                    </a:ln>
                  </pic:spPr>
                </pic:pic>
              </a:graphicData>
            </a:graphic>
          </wp:inline>
        </w:drawing>
      </w:r>
    </w:p>
    <w:p w14:paraId="2785A645" w14:textId="17887E9B" w:rsidR="0001169B" w:rsidRDefault="0001169B" w:rsidP="00F10134">
      <w:pPr>
        <w:pStyle w:val="hinh"/>
      </w:pPr>
      <w:bookmarkStart w:id="1826" w:name="_Toc185683939"/>
      <w:bookmarkStart w:id="1827" w:name="_Toc185793921"/>
      <w:bookmarkStart w:id="1828" w:name="_Toc185794005"/>
      <w:r>
        <w:t>Hình 2.</w:t>
      </w:r>
      <w:r w:rsidR="00F10134">
        <w:t>11.</w:t>
      </w:r>
      <w:r>
        <w:t xml:space="preserve"> Giao diện danh sách bài tập</w:t>
      </w:r>
      <w:bookmarkEnd w:id="1826"/>
      <w:bookmarkEnd w:id="1827"/>
      <w:bookmarkEnd w:id="1828"/>
    </w:p>
    <w:p w14:paraId="13B3FB0F" w14:textId="77777777" w:rsidR="0011052E" w:rsidRDefault="0011052E">
      <w:pPr>
        <w:rPr>
          <w:rFonts w:ascii="Times New Roman" w:hAnsi="Times New Roman" w:cs="Times New Roman"/>
          <w:b/>
          <w:bCs/>
          <w:sz w:val="26"/>
          <w:szCs w:val="26"/>
        </w:rPr>
      </w:pPr>
      <w:r>
        <w:br w:type="page"/>
      </w:r>
    </w:p>
    <w:p w14:paraId="7851F380" w14:textId="4F7341E6" w:rsidR="0001169B" w:rsidRPr="00FE034E" w:rsidRDefault="0001169B" w:rsidP="00F10134">
      <w:pPr>
        <w:pStyle w:val="c4"/>
        <w:rPr>
          <w:b w:val="0"/>
          <w:bCs w:val="0"/>
          <w:i/>
          <w:iCs/>
          <w:rPrChange w:id="1829" w:author="Tran Dang" w:date="2024-12-22T20:54:00Z">
            <w:rPr/>
          </w:rPrChange>
        </w:rPr>
      </w:pPr>
      <w:bookmarkStart w:id="1830" w:name="_Toc185793468"/>
      <w:bookmarkStart w:id="1831" w:name="_Toc185793888"/>
      <w:r w:rsidRPr="00FE034E">
        <w:rPr>
          <w:b w:val="0"/>
          <w:bCs w:val="0"/>
          <w:i/>
          <w:iCs/>
          <w:rPrChange w:id="1832" w:author="Tran Dang" w:date="2024-12-22T20:54:00Z">
            <w:rPr/>
          </w:rPrChange>
        </w:rPr>
        <w:lastRenderedPageBreak/>
        <w:t>2.5.2.</w:t>
      </w:r>
      <w:r w:rsidR="00935860" w:rsidRPr="00FE034E">
        <w:rPr>
          <w:b w:val="0"/>
          <w:bCs w:val="0"/>
          <w:i/>
          <w:iCs/>
          <w:rPrChange w:id="1833" w:author="Tran Dang" w:date="2024-12-22T20:54:00Z">
            <w:rPr/>
          </w:rPrChange>
        </w:rPr>
        <w:t>3</w:t>
      </w:r>
      <w:r w:rsidRPr="00FE034E">
        <w:rPr>
          <w:b w:val="0"/>
          <w:bCs w:val="0"/>
          <w:i/>
          <w:iCs/>
          <w:rPrChange w:id="1834" w:author="Tran Dang" w:date="2024-12-22T20:54:00Z">
            <w:rPr/>
          </w:rPrChange>
        </w:rPr>
        <w:t xml:space="preserve">. Giao diện </w:t>
      </w:r>
      <w:r w:rsidR="00935860" w:rsidRPr="00FE034E">
        <w:rPr>
          <w:b w:val="0"/>
          <w:bCs w:val="0"/>
          <w:i/>
          <w:iCs/>
          <w:rPrChange w:id="1835" w:author="Tran Dang" w:date="2024-12-22T20:54:00Z">
            <w:rPr/>
          </w:rPrChange>
        </w:rPr>
        <w:t>Các bài nộp</w:t>
      </w:r>
      <w:bookmarkEnd w:id="1830"/>
      <w:bookmarkEnd w:id="1831"/>
    </w:p>
    <w:p w14:paraId="1ED9754F" w14:textId="19B8E968" w:rsid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dây là giao diện các bài nộp tại đây người dùng sẽ xem được toàn bộ bài nộp của toàn bộ thành viên trong hệ thống qua từng ngày.</w:t>
      </w:r>
    </w:p>
    <w:p w14:paraId="65DF07BB" w14:textId="73951FFC" w:rsidR="00935860" w:rsidRDefault="00935860" w:rsidP="0001169B">
      <w:pPr>
        <w:spacing w:after="120" w:line="312" w:lineRule="auto"/>
        <w:rPr>
          <w:rFonts w:ascii="Times New Roman" w:hAnsi="Times New Roman" w:cs="Times New Roman"/>
          <w:sz w:val="26"/>
          <w:szCs w:val="26"/>
        </w:rPr>
      </w:pPr>
      <w:r w:rsidRPr="00935860">
        <w:rPr>
          <w:rFonts w:ascii="Times New Roman" w:hAnsi="Times New Roman" w:cs="Times New Roman"/>
          <w:noProof/>
          <w:sz w:val="26"/>
          <w:szCs w:val="26"/>
        </w:rPr>
        <w:drawing>
          <wp:inline distT="0" distB="0" distL="0" distR="0" wp14:anchorId="09B16C8C" wp14:editId="2BAE6416">
            <wp:extent cx="5761990" cy="7538720"/>
            <wp:effectExtent l="19050" t="19050" r="10160" b="241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990" cy="7538720"/>
                    </a:xfrm>
                    <a:prstGeom prst="rect">
                      <a:avLst/>
                    </a:prstGeom>
                    <a:ln>
                      <a:solidFill>
                        <a:schemeClr val="tx1"/>
                      </a:solidFill>
                    </a:ln>
                  </pic:spPr>
                </pic:pic>
              </a:graphicData>
            </a:graphic>
          </wp:inline>
        </w:drawing>
      </w:r>
    </w:p>
    <w:p w14:paraId="3AF8FD9C" w14:textId="1B284941" w:rsidR="00935860" w:rsidRDefault="00935860" w:rsidP="00F10134">
      <w:pPr>
        <w:pStyle w:val="hinh"/>
      </w:pPr>
      <w:bookmarkStart w:id="1836" w:name="_Toc185683940"/>
      <w:bookmarkStart w:id="1837" w:name="_Toc185793922"/>
      <w:bookmarkStart w:id="1838" w:name="_Toc185794006"/>
      <w:r>
        <w:t>Hình 2.</w:t>
      </w:r>
      <w:r w:rsidR="00F10134">
        <w:t>12.</w:t>
      </w:r>
      <w:r>
        <w:t xml:space="preserve"> Giao diện các bài nộp</w:t>
      </w:r>
      <w:bookmarkEnd w:id="1836"/>
      <w:bookmarkEnd w:id="1837"/>
      <w:bookmarkEnd w:id="1838"/>
    </w:p>
    <w:p w14:paraId="47F232B2" w14:textId="77777777" w:rsidR="0011052E" w:rsidRDefault="0011052E">
      <w:pPr>
        <w:rPr>
          <w:rFonts w:ascii="Times New Roman" w:hAnsi="Times New Roman" w:cs="Times New Roman"/>
          <w:b/>
          <w:bCs/>
          <w:sz w:val="26"/>
          <w:szCs w:val="26"/>
        </w:rPr>
      </w:pPr>
      <w:r>
        <w:br w:type="page"/>
      </w:r>
    </w:p>
    <w:p w14:paraId="2D6A153A" w14:textId="7AB33481" w:rsidR="00935860" w:rsidRPr="00FE034E" w:rsidRDefault="00935860" w:rsidP="00F10134">
      <w:pPr>
        <w:pStyle w:val="c4"/>
        <w:rPr>
          <w:b w:val="0"/>
          <w:bCs w:val="0"/>
          <w:i/>
          <w:iCs/>
          <w:rPrChange w:id="1839" w:author="Tran Dang" w:date="2024-12-22T20:54:00Z">
            <w:rPr/>
          </w:rPrChange>
        </w:rPr>
      </w:pPr>
      <w:bookmarkStart w:id="1840" w:name="_Toc185793469"/>
      <w:bookmarkStart w:id="1841" w:name="_Toc185793889"/>
      <w:r w:rsidRPr="00FE034E">
        <w:rPr>
          <w:b w:val="0"/>
          <w:bCs w:val="0"/>
          <w:i/>
          <w:iCs/>
          <w:rPrChange w:id="1842" w:author="Tran Dang" w:date="2024-12-22T20:54:00Z">
            <w:rPr/>
          </w:rPrChange>
        </w:rPr>
        <w:lastRenderedPageBreak/>
        <w:t>2.5.2.4. Giao diện Thành viên</w:t>
      </w:r>
      <w:bookmarkEnd w:id="1840"/>
      <w:bookmarkEnd w:id="1841"/>
    </w:p>
    <w:p w14:paraId="645958DD" w14:textId="6E9DC45F" w:rsid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thành viên của hệ thống tại đây người dùng có thể xem được có bao nhiêu thành viên trong hệ thống.</w:t>
      </w:r>
    </w:p>
    <w:p w14:paraId="35835298" w14:textId="5E9CE1B5" w:rsidR="00935860" w:rsidRPr="00935860" w:rsidRDefault="00935860" w:rsidP="00935860">
      <w:pPr>
        <w:spacing w:after="120" w:line="312" w:lineRule="auto"/>
        <w:rPr>
          <w:rFonts w:ascii="Times New Roman" w:hAnsi="Times New Roman" w:cs="Times New Roman"/>
          <w:sz w:val="26"/>
          <w:szCs w:val="26"/>
        </w:rPr>
      </w:pPr>
      <w:r w:rsidRPr="00935860">
        <w:rPr>
          <w:rFonts w:ascii="Times New Roman" w:hAnsi="Times New Roman" w:cs="Times New Roman"/>
          <w:noProof/>
          <w:sz w:val="26"/>
          <w:szCs w:val="26"/>
        </w:rPr>
        <w:drawing>
          <wp:inline distT="0" distB="0" distL="0" distR="0" wp14:anchorId="438BD4B7" wp14:editId="47BE51DE">
            <wp:extent cx="5761990" cy="5365750"/>
            <wp:effectExtent l="19050" t="19050" r="10160" b="254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1990" cy="5365750"/>
                    </a:xfrm>
                    <a:prstGeom prst="rect">
                      <a:avLst/>
                    </a:prstGeom>
                    <a:ln>
                      <a:solidFill>
                        <a:schemeClr val="tx1"/>
                      </a:solidFill>
                    </a:ln>
                  </pic:spPr>
                </pic:pic>
              </a:graphicData>
            </a:graphic>
          </wp:inline>
        </w:drawing>
      </w:r>
    </w:p>
    <w:p w14:paraId="0C611B2F" w14:textId="389953C7" w:rsidR="00935860" w:rsidRDefault="00935860" w:rsidP="00F10134">
      <w:pPr>
        <w:pStyle w:val="hinh"/>
      </w:pPr>
      <w:bookmarkStart w:id="1843" w:name="_Toc185683941"/>
      <w:bookmarkStart w:id="1844" w:name="_Toc185793923"/>
      <w:bookmarkStart w:id="1845" w:name="_Toc185794007"/>
      <w:r>
        <w:t>Hình 2.</w:t>
      </w:r>
      <w:r w:rsidR="00F10134">
        <w:t>13.</w:t>
      </w:r>
      <w:r>
        <w:t xml:space="preserve"> Giao diện thành viên</w:t>
      </w:r>
      <w:bookmarkEnd w:id="1843"/>
      <w:bookmarkEnd w:id="1844"/>
      <w:bookmarkEnd w:id="1845"/>
    </w:p>
    <w:p w14:paraId="72787F41" w14:textId="77777777" w:rsidR="0011052E" w:rsidRDefault="0011052E">
      <w:pPr>
        <w:rPr>
          <w:rFonts w:ascii="Times New Roman" w:hAnsi="Times New Roman" w:cs="Times New Roman"/>
          <w:b/>
          <w:bCs/>
          <w:sz w:val="26"/>
          <w:szCs w:val="26"/>
        </w:rPr>
      </w:pPr>
      <w:r>
        <w:br w:type="page"/>
      </w:r>
    </w:p>
    <w:p w14:paraId="320E6327" w14:textId="318FBDFE" w:rsidR="00935860" w:rsidRPr="00FE034E" w:rsidRDefault="00935860" w:rsidP="00F10134">
      <w:pPr>
        <w:pStyle w:val="c4"/>
        <w:rPr>
          <w:b w:val="0"/>
          <w:bCs w:val="0"/>
          <w:i/>
          <w:iCs/>
          <w:rPrChange w:id="1846" w:author="Tran Dang" w:date="2024-12-22T20:53:00Z">
            <w:rPr/>
          </w:rPrChange>
        </w:rPr>
      </w:pPr>
      <w:bookmarkStart w:id="1847" w:name="_Toc185793470"/>
      <w:bookmarkStart w:id="1848" w:name="_Toc185793890"/>
      <w:r w:rsidRPr="00FE034E">
        <w:rPr>
          <w:b w:val="0"/>
          <w:bCs w:val="0"/>
          <w:i/>
          <w:iCs/>
          <w:rPrChange w:id="1849" w:author="Tran Dang" w:date="2024-12-22T20:53:00Z">
            <w:rPr/>
          </w:rPrChange>
        </w:rPr>
        <w:lastRenderedPageBreak/>
        <w:t>2.5.2.5. Giao diện Chi tiết bài tập</w:t>
      </w:r>
      <w:bookmarkEnd w:id="1847"/>
      <w:bookmarkEnd w:id="1848"/>
    </w:p>
    <w:p w14:paraId="1EBD5C20" w14:textId="615BD45C" w:rsidR="00935860" w:rsidRP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chi tiết bài tập tại đây người dùng có thể xem thông tin chi tiết về bài tập mà họ chọn.</w:t>
      </w:r>
    </w:p>
    <w:p w14:paraId="1AEEC349" w14:textId="76CF7851" w:rsidR="00935860" w:rsidRDefault="00935860" w:rsidP="00935860">
      <w:pPr>
        <w:spacing w:after="120" w:line="312" w:lineRule="auto"/>
        <w:rPr>
          <w:rFonts w:ascii="Times New Roman" w:hAnsi="Times New Roman" w:cs="Times New Roman"/>
          <w:b/>
          <w:bCs/>
          <w:sz w:val="26"/>
          <w:szCs w:val="26"/>
        </w:rPr>
      </w:pPr>
      <w:r w:rsidRPr="00935860">
        <w:rPr>
          <w:rFonts w:ascii="Times New Roman" w:hAnsi="Times New Roman" w:cs="Times New Roman"/>
          <w:b/>
          <w:bCs/>
          <w:noProof/>
          <w:sz w:val="26"/>
          <w:szCs w:val="26"/>
        </w:rPr>
        <w:drawing>
          <wp:inline distT="0" distB="0" distL="0" distR="0" wp14:anchorId="71CCA273" wp14:editId="52D1091D">
            <wp:extent cx="5761990" cy="4852670"/>
            <wp:effectExtent l="19050" t="19050" r="10160" b="241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1990" cy="4852670"/>
                    </a:xfrm>
                    <a:prstGeom prst="rect">
                      <a:avLst/>
                    </a:prstGeom>
                    <a:ln>
                      <a:solidFill>
                        <a:schemeClr val="tx1"/>
                      </a:solidFill>
                    </a:ln>
                  </pic:spPr>
                </pic:pic>
              </a:graphicData>
            </a:graphic>
          </wp:inline>
        </w:drawing>
      </w:r>
    </w:p>
    <w:p w14:paraId="1047BCD5" w14:textId="1221E23F" w:rsidR="00935860" w:rsidRPr="00935860" w:rsidRDefault="00935860" w:rsidP="00F10134">
      <w:pPr>
        <w:pStyle w:val="hinh"/>
      </w:pPr>
      <w:bookmarkStart w:id="1850" w:name="_Toc185683942"/>
      <w:bookmarkStart w:id="1851" w:name="_Toc185793924"/>
      <w:bookmarkStart w:id="1852" w:name="_Toc185794008"/>
      <w:r w:rsidRPr="00935860">
        <w:t>Hình 2.</w:t>
      </w:r>
      <w:r w:rsidR="00F10134">
        <w:t>14.</w:t>
      </w:r>
      <w:r w:rsidRPr="00935860">
        <w:t xml:space="preserve"> Giao diện chi tiết bài tập</w:t>
      </w:r>
      <w:bookmarkEnd w:id="1850"/>
      <w:bookmarkEnd w:id="1851"/>
      <w:bookmarkEnd w:id="1852"/>
    </w:p>
    <w:p w14:paraId="67DBDAB1" w14:textId="77777777" w:rsidR="0011052E" w:rsidRDefault="0011052E">
      <w:pPr>
        <w:rPr>
          <w:rFonts w:ascii="Times New Roman" w:hAnsi="Times New Roman" w:cs="Times New Roman"/>
          <w:b/>
          <w:bCs/>
          <w:sz w:val="26"/>
          <w:szCs w:val="26"/>
        </w:rPr>
      </w:pPr>
      <w:r>
        <w:br w:type="page"/>
      </w:r>
    </w:p>
    <w:p w14:paraId="052B451B" w14:textId="13B6D37B" w:rsidR="00935860" w:rsidRPr="00FE034E" w:rsidRDefault="00935860" w:rsidP="00F10134">
      <w:pPr>
        <w:pStyle w:val="c4"/>
        <w:rPr>
          <w:b w:val="0"/>
          <w:bCs w:val="0"/>
          <w:i/>
          <w:iCs/>
          <w:rPrChange w:id="1853" w:author="Tran Dang" w:date="2024-12-22T20:53:00Z">
            <w:rPr/>
          </w:rPrChange>
        </w:rPr>
      </w:pPr>
      <w:bookmarkStart w:id="1854" w:name="_Toc185793471"/>
      <w:bookmarkStart w:id="1855" w:name="_Toc185793891"/>
      <w:r w:rsidRPr="00FE034E">
        <w:rPr>
          <w:b w:val="0"/>
          <w:bCs w:val="0"/>
          <w:i/>
          <w:iCs/>
          <w:rPrChange w:id="1856" w:author="Tran Dang" w:date="2024-12-22T20:53:00Z">
            <w:rPr/>
          </w:rPrChange>
        </w:rPr>
        <w:lastRenderedPageBreak/>
        <w:t>2.5.2.6. Giao diện Nộp bài</w:t>
      </w:r>
      <w:bookmarkEnd w:id="1854"/>
      <w:bookmarkEnd w:id="1855"/>
    </w:p>
    <w:p w14:paraId="049AD2A8" w14:textId="745A9B2D" w:rsid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nộp bài của website tại đây người dùng đã đăng kí tài khoản tại website có thể gửi code để thực hiện nộp bài.</w:t>
      </w:r>
    </w:p>
    <w:p w14:paraId="52FFF14D" w14:textId="22AFE5DD" w:rsidR="00935860" w:rsidRDefault="00935860" w:rsidP="00935860">
      <w:pPr>
        <w:spacing w:after="120" w:line="312" w:lineRule="auto"/>
        <w:rPr>
          <w:rFonts w:ascii="Times New Roman" w:hAnsi="Times New Roman" w:cs="Times New Roman"/>
          <w:sz w:val="26"/>
          <w:szCs w:val="26"/>
        </w:rPr>
      </w:pPr>
      <w:r w:rsidRPr="00935860">
        <w:rPr>
          <w:rFonts w:ascii="Times New Roman" w:hAnsi="Times New Roman" w:cs="Times New Roman"/>
          <w:noProof/>
          <w:sz w:val="26"/>
          <w:szCs w:val="26"/>
        </w:rPr>
        <w:drawing>
          <wp:inline distT="0" distB="0" distL="0" distR="0" wp14:anchorId="3EAD908D" wp14:editId="4A000446">
            <wp:extent cx="5761990" cy="3592195"/>
            <wp:effectExtent l="19050" t="19050" r="10160" b="27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990" cy="3592195"/>
                    </a:xfrm>
                    <a:prstGeom prst="rect">
                      <a:avLst/>
                    </a:prstGeom>
                    <a:ln>
                      <a:solidFill>
                        <a:schemeClr val="tx1"/>
                      </a:solidFill>
                    </a:ln>
                  </pic:spPr>
                </pic:pic>
              </a:graphicData>
            </a:graphic>
          </wp:inline>
        </w:drawing>
      </w:r>
    </w:p>
    <w:p w14:paraId="5112102C" w14:textId="622886C6" w:rsidR="00935860" w:rsidRDefault="00935860" w:rsidP="00F10134">
      <w:pPr>
        <w:pStyle w:val="hinh"/>
      </w:pPr>
      <w:bookmarkStart w:id="1857" w:name="_Toc185683943"/>
      <w:bookmarkStart w:id="1858" w:name="_Toc185793925"/>
      <w:bookmarkStart w:id="1859" w:name="_Toc185794009"/>
      <w:r>
        <w:t>Hình 2.</w:t>
      </w:r>
      <w:r w:rsidR="00F10134">
        <w:t>1</w:t>
      </w:r>
      <w:r w:rsidR="00A55020">
        <w:t>5</w:t>
      </w:r>
      <w:del w:id="1860" w:author="Tran Dang" w:date="2024-12-22T21:00:00Z">
        <w:r w:rsidR="00F10134" w:rsidDel="008E29C2">
          <w:delText>5</w:delText>
        </w:r>
      </w:del>
      <w:r w:rsidR="00F10134">
        <w:t>.</w:t>
      </w:r>
      <w:r>
        <w:t xml:space="preserve"> Giao diện nộp bài</w:t>
      </w:r>
      <w:bookmarkEnd w:id="1857"/>
      <w:bookmarkEnd w:id="1858"/>
      <w:bookmarkEnd w:id="1859"/>
    </w:p>
    <w:p w14:paraId="53DC8D7B" w14:textId="77777777" w:rsidR="0011052E" w:rsidRDefault="0011052E">
      <w:pPr>
        <w:rPr>
          <w:rFonts w:ascii="Times New Roman" w:hAnsi="Times New Roman" w:cs="Times New Roman"/>
          <w:b/>
          <w:bCs/>
          <w:sz w:val="26"/>
          <w:szCs w:val="26"/>
        </w:rPr>
      </w:pPr>
      <w:r>
        <w:br w:type="page"/>
      </w:r>
    </w:p>
    <w:p w14:paraId="6BE5C754" w14:textId="78619D4D" w:rsidR="00935860" w:rsidRPr="00FE034E" w:rsidRDefault="00935860" w:rsidP="00F10134">
      <w:pPr>
        <w:pStyle w:val="c4"/>
        <w:rPr>
          <w:b w:val="0"/>
          <w:bCs w:val="0"/>
          <w:i/>
          <w:iCs/>
          <w:rPrChange w:id="1861" w:author="Tran Dang" w:date="2024-12-22T20:53:00Z">
            <w:rPr/>
          </w:rPrChange>
        </w:rPr>
      </w:pPr>
      <w:bookmarkStart w:id="1862" w:name="_Toc185793472"/>
      <w:bookmarkStart w:id="1863" w:name="_Toc185793892"/>
      <w:r w:rsidRPr="00FE034E">
        <w:rPr>
          <w:b w:val="0"/>
          <w:bCs w:val="0"/>
          <w:i/>
          <w:iCs/>
          <w:rPrChange w:id="1864" w:author="Tran Dang" w:date="2024-12-22T20:53:00Z">
            <w:rPr/>
          </w:rPrChange>
        </w:rPr>
        <w:lastRenderedPageBreak/>
        <w:t>2.5.2.7. Giao diện Đăng nhập</w:t>
      </w:r>
      <w:bookmarkEnd w:id="1862"/>
      <w:bookmarkEnd w:id="1863"/>
    </w:p>
    <w:p w14:paraId="5ABA68A1" w14:textId="4A68E190" w:rsidR="00935860" w:rsidRDefault="00935860" w:rsidP="00F10134">
      <w:pPr>
        <w:spacing w:after="120" w:line="312" w:lineRule="auto"/>
        <w:ind w:firstLine="720"/>
        <w:jc w:val="both"/>
        <w:rPr>
          <w:rFonts w:ascii="Times New Roman" w:hAnsi="Times New Roman" w:cs="Times New Roman"/>
          <w:sz w:val="26"/>
          <w:szCs w:val="26"/>
        </w:rPr>
      </w:pPr>
      <w:r w:rsidRPr="00935860">
        <w:rPr>
          <w:rFonts w:ascii="Times New Roman" w:hAnsi="Times New Roman" w:cs="Times New Roman"/>
          <w:sz w:val="26"/>
          <w:szCs w:val="26"/>
        </w:rPr>
        <w:t xml:space="preserve">Dưới đây là giao diện đăng nhập tại đây người dùng có thể đăng nhập vào </w:t>
      </w:r>
      <w:r>
        <w:rPr>
          <w:rFonts w:ascii="Times New Roman" w:hAnsi="Times New Roman" w:cs="Times New Roman"/>
          <w:sz w:val="26"/>
          <w:szCs w:val="26"/>
        </w:rPr>
        <w:t>website.</w:t>
      </w:r>
      <w:r w:rsidR="00F10134">
        <w:rPr>
          <w:rFonts w:ascii="Times New Roman" w:hAnsi="Times New Roman" w:cs="Times New Roman"/>
          <w:sz w:val="26"/>
          <w:szCs w:val="26"/>
        </w:rPr>
        <w:t xml:space="preserve"> Đây là nơi mà người dùng đăng nhập vào hệ thống nếu chưa có tài khoản người dùng có thể tạo tại khoản bằng cách nhấn vào “Chưa có tài khoản? Đăng ký”.</w:t>
      </w:r>
    </w:p>
    <w:p w14:paraId="11EF740E" w14:textId="0BF6C123" w:rsidR="00935860" w:rsidRDefault="00935860" w:rsidP="00935860">
      <w:pPr>
        <w:spacing w:after="120" w:line="312" w:lineRule="auto"/>
        <w:rPr>
          <w:rFonts w:ascii="Times New Roman" w:hAnsi="Times New Roman" w:cs="Times New Roman"/>
          <w:sz w:val="26"/>
          <w:szCs w:val="26"/>
        </w:rPr>
      </w:pPr>
      <w:r w:rsidRPr="00935860">
        <w:rPr>
          <w:rFonts w:ascii="Times New Roman" w:hAnsi="Times New Roman" w:cs="Times New Roman"/>
          <w:noProof/>
          <w:sz w:val="26"/>
          <w:szCs w:val="26"/>
        </w:rPr>
        <w:drawing>
          <wp:inline distT="0" distB="0" distL="0" distR="0" wp14:anchorId="20BABBFB" wp14:editId="75C31AFD">
            <wp:extent cx="5761990" cy="3040380"/>
            <wp:effectExtent l="19050" t="19050" r="10160" b="266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990" cy="3040380"/>
                    </a:xfrm>
                    <a:prstGeom prst="rect">
                      <a:avLst/>
                    </a:prstGeom>
                    <a:ln>
                      <a:solidFill>
                        <a:schemeClr val="tx1"/>
                      </a:solidFill>
                    </a:ln>
                  </pic:spPr>
                </pic:pic>
              </a:graphicData>
            </a:graphic>
          </wp:inline>
        </w:drawing>
      </w:r>
    </w:p>
    <w:p w14:paraId="145C05D4" w14:textId="4521A44D" w:rsidR="00935860" w:rsidRDefault="00935860" w:rsidP="00F10134">
      <w:pPr>
        <w:pStyle w:val="hinh"/>
      </w:pPr>
      <w:bookmarkStart w:id="1865" w:name="_Toc185683944"/>
      <w:bookmarkStart w:id="1866" w:name="_Toc185793926"/>
      <w:bookmarkStart w:id="1867" w:name="_Toc185794010"/>
      <w:r>
        <w:t>Hình 2.</w:t>
      </w:r>
      <w:r w:rsidR="00F10134">
        <w:t>1</w:t>
      </w:r>
      <w:r w:rsidR="00A55020">
        <w:t>6</w:t>
      </w:r>
      <w:del w:id="1868" w:author="Tran Dang" w:date="2024-12-22T21:00:00Z">
        <w:r w:rsidR="00F10134" w:rsidDel="008E29C2">
          <w:delText>5</w:delText>
        </w:r>
      </w:del>
      <w:r w:rsidR="00F10134">
        <w:t>.</w:t>
      </w:r>
      <w:r>
        <w:t xml:space="preserve"> Giao diện đăng nhập</w:t>
      </w:r>
      <w:bookmarkEnd w:id="1865"/>
      <w:bookmarkEnd w:id="1866"/>
      <w:bookmarkEnd w:id="1867"/>
    </w:p>
    <w:p w14:paraId="258E157A" w14:textId="14C26807" w:rsidR="00935860" w:rsidRPr="00FE034E" w:rsidRDefault="00935860" w:rsidP="00F10134">
      <w:pPr>
        <w:pStyle w:val="c4"/>
        <w:rPr>
          <w:b w:val="0"/>
          <w:bCs w:val="0"/>
          <w:i/>
          <w:iCs/>
          <w:rPrChange w:id="1869" w:author="Tran Dang" w:date="2024-12-22T20:53:00Z">
            <w:rPr/>
          </w:rPrChange>
        </w:rPr>
      </w:pPr>
      <w:bookmarkStart w:id="1870" w:name="_Toc185793473"/>
      <w:bookmarkStart w:id="1871" w:name="_Toc185793893"/>
      <w:r w:rsidRPr="00FE034E">
        <w:rPr>
          <w:b w:val="0"/>
          <w:bCs w:val="0"/>
          <w:i/>
          <w:iCs/>
          <w:rPrChange w:id="1872" w:author="Tran Dang" w:date="2024-12-22T20:53:00Z">
            <w:rPr/>
          </w:rPrChange>
        </w:rPr>
        <w:t>2.5.2.8. Giao diện Đăng ký</w:t>
      </w:r>
      <w:bookmarkEnd w:id="1870"/>
      <w:bookmarkEnd w:id="1871"/>
    </w:p>
    <w:p w14:paraId="011D98A8" w14:textId="108E2685" w:rsidR="00935860" w:rsidRP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đăng ký, tại đây người dùng có thể đăng ký tài khoản tại website.</w:t>
      </w:r>
      <w:r w:rsidR="00F10134">
        <w:rPr>
          <w:rFonts w:ascii="Times New Roman" w:hAnsi="Times New Roman" w:cs="Times New Roman"/>
          <w:sz w:val="26"/>
          <w:szCs w:val="26"/>
        </w:rPr>
        <w:t xml:space="preserve"> Đây là nơi người dùng có thể đăng ký tài khoản tại website.</w:t>
      </w:r>
    </w:p>
    <w:p w14:paraId="646DA0A5" w14:textId="5CCE5D8B" w:rsidR="00935860" w:rsidRDefault="00935860" w:rsidP="00935860">
      <w:pPr>
        <w:spacing w:after="120" w:line="312" w:lineRule="auto"/>
        <w:rPr>
          <w:rFonts w:ascii="Times New Roman" w:hAnsi="Times New Roman" w:cs="Times New Roman"/>
          <w:b/>
          <w:bCs/>
          <w:sz w:val="26"/>
          <w:szCs w:val="26"/>
        </w:rPr>
      </w:pPr>
      <w:r w:rsidRPr="00935860">
        <w:rPr>
          <w:rFonts w:ascii="Times New Roman" w:hAnsi="Times New Roman" w:cs="Times New Roman"/>
          <w:b/>
          <w:bCs/>
          <w:noProof/>
          <w:sz w:val="26"/>
          <w:szCs w:val="26"/>
        </w:rPr>
        <w:drawing>
          <wp:inline distT="0" distB="0" distL="0" distR="0" wp14:anchorId="77862560" wp14:editId="1E6F55A6">
            <wp:extent cx="5761990" cy="3284220"/>
            <wp:effectExtent l="19050" t="19050" r="1016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990" cy="3284220"/>
                    </a:xfrm>
                    <a:prstGeom prst="rect">
                      <a:avLst/>
                    </a:prstGeom>
                    <a:ln>
                      <a:solidFill>
                        <a:schemeClr val="tx1"/>
                      </a:solidFill>
                    </a:ln>
                  </pic:spPr>
                </pic:pic>
              </a:graphicData>
            </a:graphic>
          </wp:inline>
        </w:drawing>
      </w:r>
    </w:p>
    <w:p w14:paraId="5AB3179B" w14:textId="0A6E814A" w:rsidR="00935860" w:rsidRPr="00935860" w:rsidRDefault="00935860" w:rsidP="00F10134">
      <w:pPr>
        <w:pStyle w:val="hinh"/>
      </w:pPr>
      <w:bookmarkStart w:id="1873" w:name="_Toc185683945"/>
      <w:bookmarkStart w:id="1874" w:name="_Toc185793927"/>
      <w:bookmarkStart w:id="1875" w:name="_Toc185794011"/>
      <w:r w:rsidRPr="00935860">
        <w:lastRenderedPageBreak/>
        <w:t>Hình 2.</w:t>
      </w:r>
      <w:r w:rsidR="00F10134">
        <w:t>1</w:t>
      </w:r>
      <w:r w:rsidR="00A55020">
        <w:t>7</w:t>
      </w:r>
      <w:del w:id="1876" w:author="Tran Dang" w:date="2024-12-22T21:00:00Z">
        <w:r w:rsidR="00F10134" w:rsidDel="008E29C2">
          <w:delText>6</w:delText>
        </w:r>
      </w:del>
      <w:r w:rsidR="00F10134">
        <w:t>.</w:t>
      </w:r>
      <w:r w:rsidRPr="00935860">
        <w:t xml:space="preserve"> Giao diện đăng ký tài khoản</w:t>
      </w:r>
      <w:bookmarkEnd w:id="1873"/>
      <w:bookmarkEnd w:id="1874"/>
      <w:bookmarkEnd w:id="1875"/>
    </w:p>
    <w:p w14:paraId="648132DF" w14:textId="3E8118F3" w:rsidR="00935860" w:rsidRPr="00FE034E" w:rsidRDefault="00935860" w:rsidP="00F10134">
      <w:pPr>
        <w:pStyle w:val="c4"/>
        <w:rPr>
          <w:b w:val="0"/>
          <w:bCs w:val="0"/>
          <w:i/>
          <w:iCs/>
          <w:rPrChange w:id="1877" w:author="Tran Dang" w:date="2024-12-22T20:53:00Z">
            <w:rPr/>
          </w:rPrChange>
        </w:rPr>
      </w:pPr>
      <w:bookmarkStart w:id="1878" w:name="_Toc185793474"/>
      <w:bookmarkStart w:id="1879" w:name="_Toc185793894"/>
      <w:r w:rsidRPr="00FE034E">
        <w:rPr>
          <w:b w:val="0"/>
          <w:bCs w:val="0"/>
          <w:i/>
          <w:iCs/>
          <w:rPrChange w:id="1880" w:author="Tran Dang" w:date="2024-12-22T20:53:00Z">
            <w:rPr/>
          </w:rPrChange>
        </w:rPr>
        <w:t>2.5.2.9. Giao diện Quên mật khẩu</w:t>
      </w:r>
      <w:bookmarkEnd w:id="1878"/>
      <w:bookmarkEnd w:id="1879"/>
    </w:p>
    <w:p w14:paraId="79A6EACE" w14:textId="1AD5F0DB" w:rsidR="00935860" w:rsidRP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quên mật khẩu, tại đây người dùng có thể lấy lại mật khẩu của mình thông qua email.</w:t>
      </w:r>
    </w:p>
    <w:p w14:paraId="1C85CA04" w14:textId="6F74A821" w:rsidR="00935860" w:rsidRDefault="00935860" w:rsidP="00935860">
      <w:pPr>
        <w:spacing w:after="120" w:line="312" w:lineRule="auto"/>
        <w:rPr>
          <w:rFonts w:ascii="Times New Roman" w:hAnsi="Times New Roman" w:cs="Times New Roman"/>
          <w:b/>
          <w:bCs/>
          <w:sz w:val="26"/>
          <w:szCs w:val="26"/>
        </w:rPr>
      </w:pPr>
      <w:r w:rsidRPr="00935860">
        <w:rPr>
          <w:rFonts w:ascii="Times New Roman" w:hAnsi="Times New Roman" w:cs="Times New Roman"/>
          <w:b/>
          <w:bCs/>
          <w:noProof/>
          <w:sz w:val="26"/>
          <w:szCs w:val="26"/>
        </w:rPr>
        <w:drawing>
          <wp:inline distT="0" distB="0" distL="0" distR="0" wp14:anchorId="3B51A15B" wp14:editId="4D5D1CB0">
            <wp:extent cx="5761990" cy="2931795"/>
            <wp:effectExtent l="19050" t="19050" r="10160" b="209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990" cy="2931795"/>
                    </a:xfrm>
                    <a:prstGeom prst="rect">
                      <a:avLst/>
                    </a:prstGeom>
                    <a:ln>
                      <a:solidFill>
                        <a:schemeClr val="tx1"/>
                      </a:solidFill>
                    </a:ln>
                  </pic:spPr>
                </pic:pic>
              </a:graphicData>
            </a:graphic>
          </wp:inline>
        </w:drawing>
      </w:r>
    </w:p>
    <w:p w14:paraId="6962FA30" w14:textId="02A6A479" w:rsidR="00935860" w:rsidRPr="00935860" w:rsidRDefault="00935860" w:rsidP="00F10134">
      <w:pPr>
        <w:pStyle w:val="hinh"/>
      </w:pPr>
      <w:bookmarkStart w:id="1881" w:name="_Toc185683946"/>
      <w:bookmarkStart w:id="1882" w:name="_Toc185793928"/>
      <w:bookmarkStart w:id="1883" w:name="_Toc185794012"/>
      <w:r w:rsidRPr="00935860">
        <w:t>Hình 2.</w:t>
      </w:r>
      <w:r w:rsidR="00F10134">
        <w:t>1</w:t>
      </w:r>
      <w:r w:rsidR="00A55020">
        <w:t>8</w:t>
      </w:r>
      <w:del w:id="1884" w:author="Tran Dang" w:date="2024-12-22T21:00:00Z">
        <w:r w:rsidR="00F10134" w:rsidDel="008E29C2">
          <w:delText>7</w:delText>
        </w:r>
      </w:del>
      <w:r w:rsidR="00F10134">
        <w:t>.</w:t>
      </w:r>
      <w:r w:rsidRPr="00935860">
        <w:t xml:space="preserve"> Giao diện lấy lại mật khẩu</w:t>
      </w:r>
      <w:bookmarkEnd w:id="1881"/>
      <w:bookmarkEnd w:id="1882"/>
      <w:bookmarkEnd w:id="1883"/>
    </w:p>
    <w:p w14:paraId="750E6DE6" w14:textId="77777777" w:rsidR="0011052E" w:rsidRDefault="0011052E">
      <w:pPr>
        <w:rPr>
          <w:rFonts w:ascii="Times New Roman" w:hAnsi="Times New Roman" w:cs="Times New Roman"/>
          <w:b/>
          <w:bCs/>
          <w:sz w:val="26"/>
          <w:szCs w:val="26"/>
        </w:rPr>
      </w:pPr>
      <w:r>
        <w:br w:type="page"/>
      </w:r>
    </w:p>
    <w:p w14:paraId="5F3A9E80" w14:textId="2292CEA6" w:rsidR="00935860" w:rsidRPr="00FE034E" w:rsidRDefault="00935860" w:rsidP="00F10134">
      <w:pPr>
        <w:pStyle w:val="c4"/>
        <w:rPr>
          <w:b w:val="0"/>
          <w:bCs w:val="0"/>
          <w:i/>
          <w:iCs/>
          <w:rPrChange w:id="1885" w:author="Tran Dang" w:date="2024-12-22T20:54:00Z">
            <w:rPr/>
          </w:rPrChange>
        </w:rPr>
      </w:pPr>
      <w:bookmarkStart w:id="1886" w:name="_Toc185793475"/>
      <w:bookmarkStart w:id="1887" w:name="_Toc185793895"/>
      <w:r w:rsidRPr="00FE034E">
        <w:rPr>
          <w:b w:val="0"/>
          <w:bCs w:val="0"/>
          <w:i/>
          <w:iCs/>
          <w:rPrChange w:id="1888" w:author="Tran Dang" w:date="2024-12-22T20:54:00Z">
            <w:rPr/>
          </w:rPrChange>
        </w:rPr>
        <w:lastRenderedPageBreak/>
        <w:t>2.5.2.10. Giao diện Chi tiết bài nộp</w:t>
      </w:r>
      <w:bookmarkEnd w:id="1886"/>
      <w:bookmarkEnd w:id="1887"/>
    </w:p>
    <w:p w14:paraId="4A32584A" w14:textId="1F1A36E5" w:rsidR="00935860" w:rsidRP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chi tiết bài nộp, tại đây người dùng có thể xem chi tiết kết quả của mình sau khi đã nộp bài tại website.</w:t>
      </w:r>
    </w:p>
    <w:p w14:paraId="4BB8B433" w14:textId="7F789957" w:rsidR="00935860" w:rsidRDefault="00935860" w:rsidP="00935860">
      <w:pPr>
        <w:spacing w:after="120" w:line="312" w:lineRule="auto"/>
        <w:rPr>
          <w:rFonts w:ascii="Times New Roman" w:hAnsi="Times New Roman" w:cs="Times New Roman"/>
          <w:b/>
          <w:bCs/>
          <w:sz w:val="26"/>
          <w:szCs w:val="26"/>
        </w:rPr>
      </w:pPr>
      <w:r w:rsidRPr="00935860">
        <w:rPr>
          <w:rFonts w:ascii="Times New Roman" w:hAnsi="Times New Roman" w:cs="Times New Roman"/>
          <w:b/>
          <w:bCs/>
          <w:noProof/>
          <w:sz w:val="26"/>
          <w:szCs w:val="26"/>
        </w:rPr>
        <w:drawing>
          <wp:inline distT="0" distB="0" distL="0" distR="0" wp14:anchorId="5DC666A8" wp14:editId="184C1824">
            <wp:extent cx="5761990" cy="5958840"/>
            <wp:effectExtent l="19050" t="19050" r="10160" b="228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990" cy="5958840"/>
                    </a:xfrm>
                    <a:prstGeom prst="rect">
                      <a:avLst/>
                    </a:prstGeom>
                    <a:ln>
                      <a:solidFill>
                        <a:schemeClr val="tx1"/>
                      </a:solidFill>
                    </a:ln>
                  </pic:spPr>
                </pic:pic>
              </a:graphicData>
            </a:graphic>
          </wp:inline>
        </w:drawing>
      </w:r>
    </w:p>
    <w:p w14:paraId="509F9ECF" w14:textId="2F6EE127" w:rsidR="00935860" w:rsidRDefault="00935860" w:rsidP="00F10134">
      <w:pPr>
        <w:pStyle w:val="hinh"/>
      </w:pPr>
      <w:bookmarkStart w:id="1889" w:name="_Toc185683947"/>
      <w:bookmarkStart w:id="1890" w:name="_Toc185793929"/>
      <w:bookmarkStart w:id="1891" w:name="_Toc185794013"/>
      <w:r w:rsidRPr="00935860">
        <w:t>Hình 2.</w:t>
      </w:r>
      <w:r w:rsidR="00A55020">
        <w:t>19</w:t>
      </w:r>
      <w:del w:id="1892" w:author="Tran Dang" w:date="2024-12-22T21:00:00Z">
        <w:r w:rsidR="00F10134" w:rsidDel="008E29C2">
          <w:delText>18</w:delText>
        </w:r>
      </w:del>
      <w:r w:rsidR="00F10134">
        <w:t>.</w:t>
      </w:r>
      <w:r w:rsidRPr="00935860">
        <w:t xml:space="preserve"> Giao diện chi tiết bài nộp</w:t>
      </w:r>
      <w:bookmarkEnd w:id="1889"/>
      <w:bookmarkEnd w:id="1890"/>
      <w:bookmarkEnd w:id="1891"/>
    </w:p>
    <w:p w14:paraId="64714E2C" w14:textId="77777777" w:rsidR="0011052E" w:rsidRDefault="0011052E">
      <w:pPr>
        <w:rPr>
          <w:rFonts w:ascii="Times New Roman" w:hAnsi="Times New Roman" w:cs="Times New Roman"/>
          <w:b/>
          <w:bCs/>
          <w:sz w:val="26"/>
          <w:szCs w:val="26"/>
        </w:rPr>
      </w:pPr>
      <w:r>
        <w:br w:type="page"/>
      </w:r>
    </w:p>
    <w:p w14:paraId="609CC724" w14:textId="7558A2FA" w:rsidR="00935860" w:rsidRPr="00FE034E" w:rsidRDefault="00935860" w:rsidP="00F10134">
      <w:pPr>
        <w:pStyle w:val="c4"/>
        <w:rPr>
          <w:b w:val="0"/>
          <w:bCs w:val="0"/>
          <w:i/>
          <w:iCs/>
          <w:rPrChange w:id="1893" w:author="Tran Dang" w:date="2024-12-22T20:54:00Z">
            <w:rPr/>
          </w:rPrChange>
        </w:rPr>
      </w:pPr>
      <w:bookmarkStart w:id="1894" w:name="_Toc185793476"/>
      <w:bookmarkStart w:id="1895" w:name="_Toc185793896"/>
      <w:r w:rsidRPr="00FE034E">
        <w:rPr>
          <w:b w:val="0"/>
          <w:bCs w:val="0"/>
          <w:i/>
          <w:iCs/>
          <w:rPrChange w:id="1896" w:author="Tran Dang" w:date="2024-12-22T20:54:00Z">
            <w:rPr/>
          </w:rPrChange>
        </w:rPr>
        <w:lastRenderedPageBreak/>
        <w:t>2.5.2.11. Giao diện chi tiết code đã nộp</w:t>
      </w:r>
      <w:bookmarkEnd w:id="1894"/>
      <w:bookmarkEnd w:id="1895"/>
    </w:p>
    <w:p w14:paraId="43F2A017" w14:textId="44E43DD6" w:rsidR="00935860" w:rsidRP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chi tiết code đã nộp tại đây người dùng có thể xem lại code mình đã nộp.</w:t>
      </w:r>
    </w:p>
    <w:p w14:paraId="032503BA" w14:textId="569CCC0E" w:rsidR="00935860" w:rsidRDefault="00935860" w:rsidP="00935860">
      <w:pPr>
        <w:spacing w:after="120" w:line="312" w:lineRule="auto"/>
        <w:rPr>
          <w:rFonts w:ascii="Times New Roman" w:hAnsi="Times New Roman" w:cs="Times New Roman"/>
          <w:b/>
          <w:bCs/>
          <w:sz w:val="26"/>
          <w:szCs w:val="26"/>
        </w:rPr>
      </w:pPr>
      <w:r w:rsidRPr="00935860">
        <w:rPr>
          <w:rFonts w:ascii="Times New Roman" w:hAnsi="Times New Roman" w:cs="Times New Roman"/>
          <w:b/>
          <w:bCs/>
          <w:noProof/>
          <w:sz w:val="26"/>
          <w:szCs w:val="26"/>
        </w:rPr>
        <w:drawing>
          <wp:inline distT="0" distB="0" distL="0" distR="0" wp14:anchorId="3E92FBC6" wp14:editId="0280B300">
            <wp:extent cx="5761990" cy="4990465"/>
            <wp:effectExtent l="19050" t="19050" r="10160" b="196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1990" cy="4990465"/>
                    </a:xfrm>
                    <a:prstGeom prst="rect">
                      <a:avLst/>
                    </a:prstGeom>
                    <a:ln>
                      <a:solidFill>
                        <a:schemeClr val="tx1"/>
                      </a:solidFill>
                    </a:ln>
                  </pic:spPr>
                </pic:pic>
              </a:graphicData>
            </a:graphic>
          </wp:inline>
        </w:drawing>
      </w:r>
    </w:p>
    <w:p w14:paraId="39CA96EA" w14:textId="2BD6565C" w:rsidR="00935860" w:rsidRPr="00935860" w:rsidRDefault="00935860" w:rsidP="00F10134">
      <w:pPr>
        <w:pStyle w:val="hinh"/>
      </w:pPr>
      <w:bookmarkStart w:id="1897" w:name="_Toc185683948"/>
      <w:bookmarkStart w:id="1898" w:name="_Toc185793930"/>
      <w:bookmarkStart w:id="1899" w:name="_Toc185794014"/>
      <w:r w:rsidRPr="00935860">
        <w:t>Hình 2.</w:t>
      </w:r>
      <w:ins w:id="1900" w:author="Tran Dang" w:date="2024-12-22T21:00:00Z">
        <w:r w:rsidR="008E29C2">
          <w:t>2</w:t>
        </w:r>
      </w:ins>
      <w:r w:rsidR="00A55020">
        <w:t>0</w:t>
      </w:r>
      <w:del w:id="1901" w:author="Tran Dang" w:date="2024-12-22T21:00:00Z">
        <w:r w:rsidR="00F10134" w:rsidDel="008E29C2">
          <w:delText>19</w:delText>
        </w:r>
      </w:del>
      <w:r w:rsidR="00F10134">
        <w:t>.</w:t>
      </w:r>
      <w:r w:rsidRPr="00935860">
        <w:t xml:space="preserve"> Giao diện code đã nộp</w:t>
      </w:r>
      <w:bookmarkEnd w:id="1897"/>
      <w:bookmarkEnd w:id="1898"/>
      <w:bookmarkEnd w:id="1899"/>
    </w:p>
    <w:p w14:paraId="0EA7C09D" w14:textId="77777777" w:rsidR="0011052E" w:rsidRDefault="0011052E">
      <w:pPr>
        <w:rPr>
          <w:rFonts w:ascii="Times New Roman" w:hAnsi="Times New Roman" w:cs="Times New Roman"/>
          <w:b/>
          <w:bCs/>
          <w:sz w:val="26"/>
          <w:szCs w:val="26"/>
        </w:rPr>
      </w:pPr>
      <w:r>
        <w:br w:type="page"/>
      </w:r>
    </w:p>
    <w:p w14:paraId="76EC1EB8" w14:textId="69D0E9D7" w:rsidR="00935860" w:rsidRPr="00FE034E" w:rsidRDefault="00935860" w:rsidP="00F10134">
      <w:pPr>
        <w:pStyle w:val="c4"/>
        <w:rPr>
          <w:b w:val="0"/>
          <w:bCs w:val="0"/>
          <w:i/>
          <w:iCs/>
          <w:rPrChange w:id="1902" w:author="Tran Dang" w:date="2024-12-22T20:54:00Z">
            <w:rPr/>
          </w:rPrChange>
        </w:rPr>
      </w:pPr>
      <w:bookmarkStart w:id="1903" w:name="_Toc185793477"/>
      <w:bookmarkStart w:id="1904" w:name="_Toc185793897"/>
      <w:r w:rsidRPr="00FE034E">
        <w:rPr>
          <w:b w:val="0"/>
          <w:bCs w:val="0"/>
          <w:i/>
          <w:iCs/>
          <w:rPrChange w:id="1905" w:author="Tran Dang" w:date="2024-12-22T20:54:00Z">
            <w:rPr/>
          </w:rPrChange>
        </w:rPr>
        <w:lastRenderedPageBreak/>
        <w:t>2.5.2.12. Giao diện Trang cá nhân</w:t>
      </w:r>
      <w:bookmarkEnd w:id="1903"/>
      <w:bookmarkEnd w:id="1904"/>
    </w:p>
    <w:p w14:paraId="5234619B" w14:textId="261CD7EA" w:rsidR="00935860" w:rsidRP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trang cá nhân, tại đây nếu là trang cá nhân của mình thì mình có thể chỉnh sửa nhưng nếu không phải của mình thì mình chỉ được xem.</w:t>
      </w:r>
    </w:p>
    <w:p w14:paraId="3B93E2B5" w14:textId="45227858" w:rsidR="00935860" w:rsidRDefault="00935860" w:rsidP="00935860">
      <w:pPr>
        <w:spacing w:after="120" w:line="312" w:lineRule="auto"/>
        <w:rPr>
          <w:rFonts w:ascii="Times New Roman" w:hAnsi="Times New Roman" w:cs="Times New Roman"/>
          <w:b/>
          <w:bCs/>
          <w:sz w:val="26"/>
          <w:szCs w:val="26"/>
        </w:rPr>
      </w:pPr>
      <w:r w:rsidRPr="00935860">
        <w:rPr>
          <w:rFonts w:ascii="Times New Roman" w:hAnsi="Times New Roman" w:cs="Times New Roman"/>
          <w:b/>
          <w:bCs/>
          <w:noProof/>
          <w:sz w:val="26"/>
          <w:szCs w:val="26"/>
        </w:rPr>
        <w:drawing>
          <wp:inline distT="0" distB="0" distL="0" distR="0" wp14:anchorId="0FC15C45" wp14:editId="29370FFA">
            <wp:extent cx="5761990" cy="3922395"/>
            <wp:effectExtent l="19050" t="19050" r="10160" b="209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990" cy="3922395"/>
                    </a:xfrm>
                    <a:prstGeom prst="rect">
                      <a:avLst/>
                    </a:prstGeom>
                    <a:ln>
                      <a:solidFill>
                        <a:schemeClr val="tx1"/>
                      </a:solidFill>
                    </a:ln>
                  </pic:spPr>
                </pic:pic>
              </a:graphicData>
            </a:graphic>
          </wp:inline>
        </w:drawing>
      </w:r>
    </w:p>
    <w:p w14:paraId="566F90E0" w14:textId="37BE1B8B" w:rsidR="00935860" w:rsidRDefault="00935860" w:rsidP="00F10134">
      <w:pPr>
        <w:pStyle w:val="hinh"/>
      </w:pPr>
      <w:bookmarkStart w:id="1906" w:name="_Toc185683949"/>
      <w:bookmarkStart w:id="1907" w:name="_Toc185793931"/>
      <w:bookmarkStart w:id="1908" w:name="_Toc185794015"/>
      <w:r>
        <w:t>Hình 2.</w:t>
      </w:r>
      <w:r w:rsidR="00F10134">
        <w:t>2</w:t>
      </w:r>
      <w:r w:rsidR="00A55020">
        <w:t>1</w:t>
      </w:r>
      <w:del w:id="1909" w:author="Tran Dang" w:date="2024-12-22T21:00:00Z">
        <w:r w:rsidR="00F10134" w:rsidDel="008E29C2">
          <w:delText>0</w:delText>
        </w:r>
      </w:del>
      <w:r w:rsidR="00F10134">
        <w:t>.</w:t>
      </w:r>
      <w:r>
        <w:t xml:space="preserve"> Giao diện trang cá nhân.</w:t>
      </w:r>
      <w:bookmarkEnd w:id="1906"/>
      <w:bookmarkEnd w:id="1907"/>
      <w:bookmarkEnd w:id="1908"/>
    </w:p>
    <w:p w14:paraId="739D36C6" w14:textId="77777777" w:rsidR="0011052E" w:rsidRDefault="0011052E">
      <w:pPr>
        <w:rPr>
          <w:rFonts w:ascii="Times New Roman" w:hAnsi="Times New Roman" w:cs="Times New Roman"/>
          <w:b/>
          <w:bCs/>
          <w:sz w:val="26"/>
          <w:szCs w:val="26"/>
        </w:rPr>
      </w:pPr>
      <w:r>
        <w:br w:type="page"/>
      </w:r>
    </w:p>
    <w:p w14:paraId="4088455D" w14:textId="549502E7" w:rsidR="00935860" w:rsidRPr="00FE034E" w:rsidRDefault="00935860" w:rsidP="00F10134">
      <w:pPr>
        <w:pStyle w:val="c4"/>
        <w:rPr>
          <w:b w:val="0"/>
          <w:bCs w:val="0"/>
          <w:i/>
          <w:iCs/>
          <w:rPrChange w:id="1910" w:author="Tran Dang" w:date="2024-12-22T20:54:00Z">
            <w:rPr/>
          </w:rPrChange>
        </w:rPr>
      </w:pPr>
      <w:bookmarkStart w:id="1911" w:name="_Toc185793478"/>
      <w:bookmarkStart w:id="1912" w:name="_Toc185793898"/>
      <w:r w:rsidRPr="00FE034E">
        <w:rPr>
          <w:b w:val="0"/>
          <w:bCs w:val="0"/>
          <w:i/>
          <w:iCs/>
          <w:rPrChange w:id="1913" w:author="Tran Dang" w:date="2024-12-22T20:54:00Z">
            <w:rPr/>
          </w:rPrChange>
        </w:rPr>
        <w:lastRenderedPageBreak/>
        <w:t>2.5.2.13. Giao diện Thống kê bài nộp</w:t>
      </w:r>
      <w:bookmarkEnd w:id="1911"/>
      <w:bookmarkEnd w:id="1912"/>
    </w:p>
    <w:p w14:paraId="1FCFC4B0" w14:textId="2F652D09" w:rsidR="00935860" w:rsidRP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thống kê điểm và các bài nộp của trang cá nhân. Tại đây người dùng có thể theo dõi được là điểm của mình bắt nguồn từ những bài nào.</w:t>
      </w:r>
    </w:p>
    <w:p w14:paraId="577D79E6" w14:textId="6487664F" w:rsidR="00935860" w:rsidRDefault="00935860" w:rsidP="00935860">
      <w:pPr>
        <w:spacing w:after="120" w:line="312" w:lineRule="auto"/>
        <w:rPr>
          <w:rFonts w:ascii="Times New Roman" w:hAnsi="Times New Roman" w:cs="Times New Roman"/>
          <w:b/>
          <w:bCs/>
          <w:sz w:val="26"/>
          <w:szCs w:val="26"/>
        </w:rPr>
      </w:pPr>
      <w:r w:rsidRPr="00935860">
        <w:rPr>
          <w:rFonts w:ascii="Times New Roman" w:hAnsi="Times New Roman" w:cs="Times New Roman"/>
          <w:b/>
          <w:bCs/>
          <w:noProof/>
          <w:sz w:val="26"/>
          <w:szCs w:val="26"/>
        </w:rPr>
        <w:drawing>
          <wp:inline distT="0" distB="0" distL="0" distR="0" wp14:anchorId="417F56C4" wp14:editId="7088C457">
            <wp:extent cx="5761990" cy="6680200"/>
            <wp:effectExtent l="19050" t="19050" r="10160" b="254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990" cy="6680200"/>
                    </a:xfrm>
                    <a:prstGeom prst="rect">
                      <a:avLst/>
                    </a:prstGeom>
                    <a:ln>
                      <a:solidFill>
                        <a:schemeClr val="tx1"/>
                      </a:solidFill>
                    </a:ln>
                  </pic:spPr>
                </pic:pic>
              </a:graphicData>
            </a:graphic>
          </wp:inline>
        </w:drawing>
      </w:r>
    </w:p>
    <w:p w14:paraId="396CDAC9" w14:textId="377653C5" w:rsidR="00935860" w:rsidRDefault="00935860" w:rsidP="00F10134">
      <w:pPr>
        <w:pStyle w:val="hinh"/>
      </w:pPr>
      <w:bookmarkStart w:id="1914" w:name="_Toc185683950"/>
      <w:bookmarkStart w:id="1915" w:name="_Toc185793932"/>
      <w:bookmarkStart w:id="1916" w:name="_Toc185794016"/>
      <w:r>
        <w:t>Hình 2.</w:t>
      </w:r>
      <w:r w:rsidR="00F10134">
        <w:t>2</w:t>
      </w:r>
      <w:r w:rsidR="00A55020">
        <w:t>2</w:t>
      </w:r>
      <w:del w:id="1917" w:author="Tran Dang" w:date="2024-12-22T21:00:00Z">
        <w:r w:rsidR="00F10134" w:rsidDel="008E29C2">
          <w:delText>1</w:delText>
        </w:r>
      </w:del>
      <w:r w:rsidR="00F10134">
        <w:t>.</w:t>
      </w:r>
      <w:r>
        <w:t xml:space="preserve"> Giao diện thống kê điểm</w:t>
      </w:r>
      <w:bookmarkEnd w:id="1914"/>
      <w:bookmarkEnd w:id="1915"/>
      <w:bookmarkEnd w:id="1916"/>
    </w:p>
    <w:p w14:paraId="70288EF1" w14:textId="77777777" w:rsidR="0011052E" w:rsidRDefault="0011052E">
      <w:pPr>
        <w:rPr>
          <w:rFonts w:ascii="Times New Roman" w:hAnsi="Times New Roman" w:cs="Times New Roman"/>
          <w:b/>
          <w:bCs/>
          <w:sz w:val="26"/>
          <w:szCs w:val="26"/>
        </w:rPr>
      </w:pPr>
      <w:r>
        <w:br w:type="page"/>
      </w:r>
    </w:p>
    <w:p w14:paraId="50E159DB" w14:textId="714B487B" w:rsidR="00935860" w:rsidRPr="00FE034E" w:rsidRDefault="00935860" w:rsidP="00F10134">
      <w:pPr>
        <w:pStyle w:val="c4"/>
        <w:rPr>
          <w:b w:val="0"/>
          <w:bCs w:val="0"/>
          <w:i/>
          <w:iCs/>
          <w:rPrChange w:id="1918" w:author="Tran Dang" w:date="2024-12-22T20:54:00Z">
            <w:rPr/>
          </w:rPrChange>
        </w:rPr>
      </w:pPr>
      <w:bookmarkStart w:id="1919" w:name="_Toc185793479"/>
      <w:bookmarkStart w:id="1920" w:name="_Toc185793899"/>
      <w:r w:rsidRPr="00FE034E">
        <w:rPr>
          <w:b w:val="0"/>
          <w:bCs w:val="0"/>
          <w:i/>
          <w:iCs/>
          <w:rPrChange w:id="1921" w:author="Tran Dang" w:date="2024-12-22T20:54:00Z">
            <w:rPr/>
          </w:rPrChange>
        </w:rPr>
        <w:lastRenderedPageBreak/>
        <w:t>2.5.2.14. Giao diện Đổi mật khẩu</w:t>
      </w:r>
      <w:bookmarkEnd w:id="1919"/>
      <w:bookmarkEnd w:id="1920"/>
    </w:p>
    <w:p w14:paraId="47047FBC" w14:textId="11881016" w:rsidR="00935860" w:rsidRP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đổi mật khẩu, tại đây người dùng có thể đổi mật khẩu của mình.</w:t>
      </w:r>
    </w:p>
    <w:p w14:paraId="2BDDE4E6" w14:textId="7E16A111" w:rsidR="00935860" w:rsidRDefault="00935860" w:rsidP="00935860">
      <w:pPr>
        <w:spacing w:after="120" w:line="312" w:lineRule="auto"/>
        <w:rPr>
          <w:rFonts w:ascii="Times New Roman" w:hAnsi="Times New Roman" w:cs="Times New Roman"/>
          <w:b/>
          <w:bCs/>
          <w:sz w:val="26"/>
          <w:szCs w:val="26"/>
        </w:rPr>
      </w:pPr>
      <w:r w:rsidRPr="00935860">
        <w:rPr>
          <w:rFonts w:ascii="Times New Roman" w:hAnsi="Times New Roman" w:cs="Times New Roman"/>
          <w:b/>
          <w:bCs/>
          <w:noProof/>
          <w:sz w:val="26"/>
          <w:szCs w:val="26"/>
        </w:rPr>
        <w:drawing>
          <wp:inline distT="0" distB="0" distL="0" distR="0" wp14:anchorId="4CCAED03" wp14:editId="002983DC">
            <wp:extent cx="5761990" cy="3619500"/>
            <wp:effectExtent l="19050" t="19050" r="1016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990" cy="3619500"/>
                    </a:xfrm>
                    <a:prstGeom prst="rect">
                      <a:avLst/>
                    </a:prstGeom>
                    <a:ln>
                      <a:solidFill>
                        <a:schemeClr val="tx1"/>
                      </a:solidFill>
                    </a:ln>
                  </pic:spPr>
                </pic:pic>
              </a:graphicData>
            </a:graphic>
          </wp:inline>
        </w:drawing>
      </w:r>
    </w:p>
    <w:p w14:paraId="452E0EEC" w14:textId="189AEC04" w:rsidR="00935860" w:rsidRDefault="00935860" w:rsidP="00F10134">
      <w:pPr>
        <w:pStyle w:val="hinh"/>
      </w:pPr>
      <w:bookmarkStart w:id="1922" w:name="_Toc185683951"/>
      <w:bookmarkStart w:id="1923" w:name="_Toc185793933"/>
      <w:bookmarkStart w:id="1924" w:name="_Toc185794017"/>
      <w:r>
        <w:t>Hình 2.</w:t>
      </w:r>
      <w:r w:rsidR="00F10134">
        <w:t>2</w:t>
      </w:r>
      <w:r w:rsidR="00A55020">
        <w:t>3</w:t>
      </w:r>
      <w:del w:id="1925" w:author="Tran Dang" w:date="2024-12-22T21:00:00Z">
        <w:r w:rsidR="00F10134" w:rsidDel="008E29C2">
          <w:delText>2</w:delText>
        </w:r>
      </w:del>
      <w:r w:rsidR="00F10134">
        <w:t>.</w:t>
      </w:r>
      <w:r>
        <w:t xml:space="preserve"> Giao diện đổi mật khẩu</w:t>
      </w:r>
      <w:bookmarkEnd w:id="1922"/>
      <w:bookmarkEnd w:id="1923"/>
      <w:bookmarkEnd w:id="1924"/>
    </w:p>
    <w:p w14:paraId="04A3A826" w14:textId="715747B3" w:rsidR="00935860" w:rsidRPr="00FE034E" w:rsidRDefault="00935860" w:rsidP="00F10134">
      <w:pPr>
        <w:pStyle w:val="c4"/>
        <w:rPr>
          <w:b w:val="0"/>
          <w:bCs w:val="0"/>
          <w:i/>
          <w:iCs/>
          <w:rPrChange w:id="1926" w:author="Tran Dang" w:date="2024-12-22T20:54:00Z">
            <w:rPr/>
          </w:rPrChange>
        </w:rPr>
      </w:pPr>
      <w:bookmarkStart w:id="1927" w:name="_Toc185793480"/>
      <w:bookmarkStart w:id="1928" w:name="_Toc185793900"/>
      <w:r w:rsidRPr="00FE034E">
        <w:rPr>
          <w:b w:val="0"/>
          <w:bCs w:val="0"/>
          <w:i/>
          <w:iCs/>
          <w:rPrChange w:id="1929" w:author="Tran Dang" w:date="2024-12-22T20:54:00Z">
            <w:rPr/>
          </w:rPrChange>
        </w:rPr>
        <w:t>2.5.2.15. Giao diện trang quản trị</w:t>
      </w:r>
      <w:bookmarkEnd w:id="1927"/>
      <w:bookmarkEnd w:id="1928"/>
    </w:p>
    <w:p w14:paraId="3C669218" w14:textId="20251D0D" w:rsidR="00935860" w:rsidRPr="00935860" w:rsidRDefault="00935860" w:rsidP="00F10134">
      <w:pPr>
        <w:spacing w:after="120" w:line="312" w:lineRule="auto"/>
        <w:ind w:firstLine="720"/>
        <w:rPr>
          <w:rFonts w:ascii="Times New Roman" w:hAnsi="Times New Roman" w:cs="Times New Roman"/>
          <w:sz w:val="26"/>
          <w:szCs w:val="26"/>
        </w:rPr>
      </w:pPr>
      <w:r w:rsidRPr="00935860">
        <w:rPr>
          <w:rFonts w:ascii="Times New Roman" w:hAnsi="Times New Roman" w:cs="Times New Roman"/>
          <w:sz w:val="26"/>
          <w:szCs w:val="26"/>
        </w:rPr>
        <w:t>Dưới đây là giao diện trang của quản trị viên, tại đây chỉ có thể đăng nhập bằng quyền quản trị viên mới có thể truy cập.</w:t>
      </w:r>
    </w:p>
    <w:p w14:paraId="4AD83365" w14:textId="7005BA0E" w:rsidR="00935860" w:rsidRDefault="00935860" w:rsidP="00935860">
      <w:pPr>
        <w:spacing w:after="120" w:line="312" w:lineRule="auto"/>
        <w:rPr>
          <w:rFonts w:ascii="Times New Roman" w:hAnsi="Times New Roman" w:cs="Times New Roman"/>
          <w:b/>
          <w:bCs/>
          <w:sz w:val="26"/>
          <w:szCs w:val="26"/>
        </w:rPr>
      </w:pPr>
      <w:r>
        <w:rPr>
          <w:noProof/>
        </w:rPr>
        <w:drawing>
          <wp:inline distT="0" distB="0" distL="0" distR="0" wp14:anchorId="7EF52C56" wp14:editId="5550F615">
            <wp:extent cx="5761990" cy="2948940"/>
            <wp:effectExtent l="19050" t="19050" r="10160" b="228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990" cy="2948940"/>
                    </a:xfrm>
                    <a:prstGeom prst="rect">
                      <a:avLst/>
                    </a:prstGeom>
                    <a:ln>
                      <a:solidFill>
                        <a:schemeClr val="tx1"/>
                      </a:solidFill>
                    </a:ln>
                  </pic:spPr>
                </pic:pic>
              </a:graphicData>
            </a:graphic>
          </wp:inline>
        </w:drawing>
      </w:r>
    </w:p>
    <w:p w14:paraId="1C7D561A" w14:textId="415067E1" w:rsidR="00B97D89" w:rsidRDefault="00935860" w:rsidP="00F10134">
      <w:pPr>
        <w:pStyle w:val="hinh"/>
      </w:pPr>
      <w:bookmarkStart w:id="1930" w:name="_Toc185683952"/>
      <w:bookmarkStart w:id="1931" w:name="_Toc185793934"/>
      <w:bookmarkStart w:id="1932" w:name="_Toc185794018"/>
      <w:r>
        <w:lastRenderedPageBreak/>
        <w:t>Hình 2.</w:t>
      </w:r>
      <w:r w:rsidR="00F10134">
        <w:t>2</w:t>
      </w:r>
      <w:r w:rsidR="00D83035">
        <w:t>4</w:t>
      </w:r>
      <w:del w:id="1933" w:author="Tran Dang" w:date="2024-12-22T21:00:00Z">
        <w:r w:rsidR="00F10134" w:rsidDel="008E29C2">
          <w:delText>3</w:delText>
        </w:r>
      </w:del>
      <w:r w:rsidR="00F10134">
        <w:t>.</w:t>
      </w:r>
      <w:r>
        <w:t xml:space="preserve"> Giao diện quản trị viên</w:t>
      </w:r>
      <w:bookmarkEnd w:id="1930"/>
      <w:bookmarkEnd w:id="1931"/>
      <w:bookmarkEnd w:id="1932"/>
      <w:r w:rsidR="00B97D89">
        <w:br w:type="page"/>
      </w:r>
    </w:p>
    <w:p w14:paraId="544460E0" w14:textId="6A23933C" w:rsidR="00950712" w:rsidRPr="008E2349" w:rsidRDefault="008E2349" w:rsidP="0052726D">
      <w:pPr>
        <w:pStyle w:val="c1"/>
      </w:pPr>
      <w:bookmarkStart w:id="1934" w:name="_Toc185793390"/>
      <w:bookmarkStart w:id="1935" w:name="_Toc185793481"/>
      <w:bookmarkStart w:id="1936" w:name="_Toc185793901"/>
      <w:r w:rsidRPr="008E2349">
        <w:lastRenderedPageBreak/>
        <w:t xml:space="preserve">PHẦN BA: </w:t>
      </w:r>
      <w:r w:rsidR="00FB44FF" w:rsidRPr="008E2349">
        <w:t>KẾT LUẬN</w:t>
      </w:r>
      <w:bookmarkEnd w:id="1934"/>
      <w:bookmarkEnd w:id="1935"/>
      <w:bookmarkEnd w:id="1936"/>
    </w:p>
    <w:p w14:paraId="7A4DB886" w14:textId="77777777" w:rsidR="008E2349" w:rsidRPr="00EB1130" w:rsidRDefault="008E2349" w:rsidP="008E2349">
      <w:pPr>
        <w:spacing w:line="234" w:lineRule="auto"/>
        <w:ind w:right="-6"/>
        <w:jc w:val="center"/>
        <w:rPr>
          <w:rFonts w:ascii="Times New Roman" w:eastAsia="Times New Roman" w:hAnsi="Times New Roman"/>
          <w:sz w:val="26"/>
        </w:rPr>
      </w:pPr>
      <w:r w:rsidRPr="00EB1130">
        <w:rPr>
          <w:rFonts w:ascii="Times New Roman" w:eastAsia="Times New Roman" w:hAnsi="Times New Roman"/>
          <w:sz w:val="26"/>
        </w:rPr>
        <w:t>--- oOo ---</w:t>
      </w:r>
    </w:p>
    <w:p w14:paraId="71D45855" w14:textId="77777777" w:rsidR="008E2349" w:rsidRDefault="008E2349" w:rsidP="00FB44FF">
      <w:pPr>
        <w:spacing w:after="120" w:line="312" w:lineRule="auto"/>
        <w:jc w:val="center"/>
        <w:rPr>
          <w:rFonts w:ascii="Times New Roman" w:hAnsi="Times New Roman" w:cs="Times New Roman"/>
          <w:sz w:val="26"/>
          <w:szCs w:val="26"/>
        </w:rPr>
      </w:pPr>
    </w:p>
    <w:p w14:paraId="522F301F" w14:textId="032F6339" w:rsidR="00FB44FF" w:rsidRPr="00AC0082" w:rsidRDefault="00FB44FF" w:rsidP="00F10134">
      <w:pPr>
        <w:pStyle w:val="c2"/>
        <w:numPr>
          <w:ilvl w:val="0"/>
          <w:numId w:val="10"/>
        </w:numPr>
        <w:ind w:left="284" w:hanging="284"/>
      </w:pPr>
      <w:bookmarkStart w:id="1937" w:name="_Toc185793391"/>
      <w:bookmarkStart w:id="1938" w:name="_Toc185793482"/>
      <w:bookmarkStart w:id="1939" w:name="_Toc185793902"/>
      <w:r w:rsidRPr="00AC0082">
        <w:t>Kết quả đạt được</w:t>
      </w:r>
      <w:bookmarkEnd w:id="1937"/>
      <w:bookmarkEnd w:id="1938"/>
      <w:bookmarkEnd w:id="1939"/>
    </w:p>
    <w:p w14:paraId="0354586F" w14:textId="3D63A805" w:rsidR="00935860" w:rsidRDefault="00AC0082">
      <w:pPr>
        <w:spacing w:after="120" w:line="312" w:lineRule="auto"/>
        <w:ind w:firstLine="284"/>
        <w:rPr>
          <w:rFonts w:ascii="Times New Roman" w:hAnsi="Times New Roman" w:cs="Times New Roman"/>
          <w:sz w:val="26"/>
          <w:szCs w:val="26"/>
        </w:rPr>
        <w:pPrChange w:id="1940" w:author="UyenMinh" w:date="2024-12-22T19:28:00Z">
          <w:pPr>
            <w:spacing w:after="120" w:line="312" w:lineRule="auto"/>
          </w:pPr>
        </w:pPrChange>
      </w:pPr>
      <w:r>
        <w:rPr>
          <w:rFonts w:ascii="Times New Roman" w:hAnsi="Times New Roman" w:cs="Times New Roman"/>
          <w:sz w:val="26"/>
          <w:szCs w:val="26"/>
        </w:rPr>
        <w:t xml:space="preserve">Kết quả đạt được sau khi thực hành xây dựng website “Hỗ trợ ôn thi Olympic Tin học Sinh viên” là: </w:t>
      </w:r>
    </w:p>
    <w:p w14:paraId="333195AB" w14:textId="7D69891D" w:rsidR="00AC0082" w:rsidRDefault="00AC0082">
      <w:pPr>
        <w:spacing w:after="120" w:line="312" w:lineRule="auto"/>
        <w:ind w:firstLine="426"/>
        <w:rPr>
          <w:rFonts w:ascii="Times New Roman" w:hAnsi="Times New Roman" w:cs="Times New Roman"/>
          <w:sz w:val="26"/>
          <w:szCs w:val="26"/>
        </w:rPr>
        <w:pPrChange w:id="1941" w:author="UyenMinh" w:date="2024-12-22T19:29:00Z">
          <w:pPr>
            <w:spacing w:after="120" w:line="312" w:lineRule="auto"/>
          </w:pPr>
        </w:pPrChange>
      </w:pPr>
      <w:r>
        <w:rPr>
          <w:rFonts w:ascii="Times New Roman" w:hAnsi="Times New Roman" w:cs="Times New Roman"/>
          <w:sz w:val="26"/>
          <w:szCs w:val="26"/>
        </w:rPr>
        <w:t>+  Xây dựng thành công website</w:t>
      </w:r>
      <w:ins w:id="1942" w:author="UyenMinh" w:date="2024-12-22T19:28:00Z">
        <w:r w:rsidR="00E22C20">
          <w:rPr>
            <w:rFonts w:ascii="Times New Roman" w:hAnsi="Times New Roman" w:cs="Times New Roman"/>
            <w:sz w:val="26"/>
            <w:szCs w:val="26"/>
          </w:rPr>
          <w:t>,</w:t>
        </w:r>
      </w:ins>
      <w:r>
        <w:rPr>
          <w:rFonts w:ascii="Times New Roman" w:hAnsi="Times New Roman" w:cs="Times New Roman"/>
          <w:sz w:val="26"/>
          <w:szCs w:val="26"/>
        </w:rPr>
        <w:t xml:space="preserve"> tuy chưa hỗ trợ đầy đủ nhưng em tin đây là một bước </w:t>
      </w:r>
      <w:del w:id="1943" w:author="UyenMinh" w:date="2024-12-22T19:29:00Z">
        <w:r w:rsidDel="00E22C20">
          <w:rPr>
            <w:rFonts w:ascii="Times New Roman" w:hAnsi="Times New Roman" w:cs="Times New Roman"/>
            <w:sz w:val="26"/>
            <w:szCs w:val="26"/>
          </w:rPr>
          <w:delText xml:space="preserve">đạp </w:delText>
        </w:r>
      </w:del>
      <w:ins w:id="1944" w:author="UyenMinh" w:date="2024-12-22T19:29:00Z">
        <w:r w:rsidR="00E22C20">
          <w:rPr>
            <w:rFonts w:ascii="Times New Roman" w:hAnsi="Times New Roman" w:cs="Times New Roman"/>
            <w:sz w:val="26"/>
            <w:szCs w:val="26"/>
          </w:rPr>
          <w:t xml:space="preserve">đệm </w:t>
        </w:r>
      </w:ins>
      <w:r>
        <w:rPr>
          <w:rFonts w:ascii="Times New Roman" w:hAnsi="Times New Roman" w:cs="Times New Roman"/>
          <w:sz w:val="26"/>
          <w:szCs w:val="26"/>
        </w:rPr>
        <w:t>để sau này có thể phát triển và nâng cấp</w:t>
      </w:r>
      <w:ins w:id="1945" w:author="UyenMinh" w:date="2024-12-22T19:29:00Z">
        <w:r w:rsidR="00E22C20">
          <w:rPr>
            <w:rFonts w:ascii="Times New Roman" w:hAnsi="Times New Roman" w:cs="Times New Roman"/>
            <w:sz w:val="26"/>
            <w:szCs w:val="26"/>
          </w:rPr>
          <w:t xml:space="preserve"> nhiều chức năng hơn</w:t>
        </w:r>
      </w:ins>
      <w:del w:id="1946" w:author="UyenMinh" w:date="2024-12-22T19:29:00Z">
        <w:r w:rsidDel="00E22C20">
          <w:rPr>
            <w:rFonts w:ascii="Times New Roman" w:hAnsi="Times New Roman" w:cs="Times New Roman"/>
            <w:sz w:val="26"/>
            <w:szCs w:val="26"/>
          </w:rPr>
          <w:delText>.</w:delText>
        </w:r>
      </w:del>
    </w:p>
    <w:p w14:paraId="3524E2B0" w14:textId="068DE8E7" w:rsidR="00AC0082" w:rsidRDefault="00AC0082">
      <w:pPr>
        <w:spacing w:after="120" w:line="312" w:lineRule="auto"/>
        <w:ind w:firstLine="426"/>
        <w:rPr>
          <w:rFonts w:ascii="Times New Roman" w:hAnsi="Times New Roman" w:cs="Times New Roman"/>
          <w:sz w:val="26"/>
          <w:szCs w:val="26"/>
        </w:rPr>
        <w:pPrChange w:id="1947" w:author="UyenMinh" w:date="2024-12-22T19:29:00Z">
          <w:pPr>
            <w:spacing w:after="120" w:line="312" w:lineRule="auto"/>
          </w:pPr>
        </w:pPrChange>
      </w:pPr>
      <w:r>
        <w:rPr>
          <w:rFonts w:ascii="Times New Roman" w:hAnsi="Times New Roman" w:cs="Times New Roman"/>
          <w:sz w:val="26"/>
          <w:szCs w:val="26"/>
        </w:rPr>
        <w:t>+ Kết hợp, phân tích thiết kế và áp dụng được các công nghệ để hoàn thành được sản phẩm.</w:t>
      </w:r>
    </w:p>
    <w:p w14:paraId="766D8FD4" w14:textId="04F49FB6" w:rsidR="00AC0082" w:rsidRPr="00935860" w:rsidRDefault="00AC0082">
      <w:pPr>
        <w:spacing w:after="120" w:line="312" w:lineRule="auto"/>
        <w:ind w:firstLine="426"/>
        <w:rPr>
          <w:rFonts w:ascii="Times New Roman" w:hAnsi="Times New Roman" w:cs="Times New Roman"/>
          <w:sz w:val="26"/>
          <w:szCs w:val="26"/>
        </w:rPr>
        <w:pPrChange w:id="1948" w:author="UyenMinh" w:date="2024-12-22T19:29:00Z">
          <w:pPr>
            <w:spacing w:after="120" w:line="312" w:lineRule="auto"/>
          </w:pPr>
        </w:pPrChange>
      </w:pPr>
      <w:r>
        <w:rPr>
          <w:rFonts w:ascii="Times New Roman" w:hAnsi="Times New Roman" w:cs="Times New Roman"/>
          <w:sz w:val="26"/>
          <w:szCs w:val="26"/>
        </w:rPr>
        <w:t>+ Đóng góp được một phần để phát triển hội thi Olympic Tin học</w:t>
      </w:r>
      <w:ins w:id="1949" w:author="UyenMinh" w:date="2024-12-22T19:29:00Z">
        <w:r w:rsidR="00E22C20">
          <w:rPr>
            <w:rFonts w:ascii="Times New Roman" w:hAnsi="Times New Roman" w:cs="Times New Roman"/>
            <w:sz w:val="26"/>
            <w:szCs w:val="26"/>
          </w:rPr>
          <w:t xml:space="preserve"> cho Khoa Công nghệ và Kỹ thuật</w:t>
        </w:r>
      </w:ins>
      <w:r>
        <w:rPr>
          <w:rFonts w:ascii="Times New Roman" w:hAnsi="Times New Roman" w:cs="Times New Roman"/>
          <w:sz w:val="26"/>
          <w:szCs w:val="26"/>
        </w:rPr>
        <w:t xml:space="preserve"> trong tương lai.</w:t>
      </w:r>
    </w:p>
    <w:p w14:paraId="62880F5E" w14:textId="662C2773" w:rsidR="00FB44FF" w:rsidRPr="00AC0082" w:rsidRDefault="00FB44FF" w:rsidP="0052726D">
      <w:pPr>
        <w:pStyle w:val="c2"/>
        <w:numPr>
          <w:ilvl w:val="0"/>
          <w:numId w:val="10"/>
        </w:numPr>
        <w:ind w:left="426"/>
      </w:pPr>
      <w:bookmarkStart w:id="1950" w:name="_Toc185793392"/>
      <w:bookmarkStart w:id="1951" w:name="_Toc185793483"/>
      <w:bookmarkStart w:id="1952" w:name="_Toc185793903"/>
      <w:r w:rsidRPr="00AC0082">
        <w:t>Hạn chế</w:t>
      </w:r>
      <w:bookmarkEnd w:id="1950"/>
      <w:bookmarkEnd w:id="1951"/>
      <w:bookmarkEnd w:id="1952"/>
    </w:p>
    <w:p w14:paraId="5E0E9071" w14:textId="25C5062F" w:rsidR="00AC0082" w:rsidRDefault="00AC0082">
      <w:pPr>
        <w:spacing w:after="120" w:line="312" w:lineRule="auto"/>
        <w:ind w:firstLine="567"/>
        <w:rPr>
          <w:rFonts w:ascii="Times New Roman" w:hAnsi="Times New Roman" w:cs="Times New Roman"/>
          <w:sz w:val="26"/>
          <w:szCs w:val="26"/>
        </w:rPr>
        <w:pPrChange w:id="1953" w:author="UyenMinh" w:date="2024-12-22T19:29:00Z">
          <w:pPr>
            <w:spacing w:after="120" w:line="312" w:lineRule="auto"/>
          </w:pPr>
        </w:pPrChange>
      </w:pPr>
      <w:r>
        <w:rPr>
          <w:rFonts w:ascii="Times New Roman" w:hAnsi="Times New Roman" w:cs="Times New Roman"/>
          <w:sz w:val="26"/>
          <w:szCs w:val="26"/>
        </w:rPr>
        <w:t xml:space="preserve">Ngoài những kết quả đạt được thì website cũng có những hạn chế như sau: </w:t>
      </w:r>
    </w:p>
    <w:p w14:paraId="771DD71E" w14:textId="2E6E0520" w:rsidR="00AC0082" w:rsidRDefault="00AC0082" w:rsidP="00E22C20">
      <w:pPr>
        <w:spacing w:after="120" w:line="312" w:lineRule="auto"/>
        <w:ind w:firstLine="567"/>
        <w:rPr>
          <w:rFonts w:ascii="Times New Roman" w:hAnsi="Times New Roman" w:cs="Times New Roman"/>
          <w:sz w:val="26"/>
          <w:szCs w:val="26"/>
        </w:rPr>
      </w:pPr>
      <w:r>
        <w:rPr>
          <w:rFonts w:ascii="Times New Roman" w:hAnsi="Times New Roman" w:cs="Times New Roman"/>
          <w:sz w:val="26"/>
          <w:szCs w:val="26"/>
        </w:rPr>
        <w:t>+ Chưa hỗ trợ đầy đủ tất cả các chức năng cho sinh viên.</w:t>
      </w:r>
    </w:p>
    <w:p w14:paraId="4DC758CB" w14:textId="5862DBC6" w:rsidR="00AC0082" w:rsidRDefault="00AC0082">
      <w:pPr>
        <w:spacing w:after="120" w:line="312" w:lineRule="auto"/>
        <w:ind w:firstLine="567"/>
        <w:rPr>
          <w:rFonts w:ascii="Times New Roman" w:hAnsi="Times New Roman" w:cs="Times New Roman"/>
          <w:sz w:val="26"/>
          <w:szCs w:val="26"/>
        </w:rPr>
        <w:pPrChange w:id="1954" w:author="UyenMinh" w:date="2024-12-22T19:30:00Z">
          <w:pPr>
            <w:spacing w:after="120" w:line="312" w:lineRule="auto"/>
          </w:pPr>
        </w:pPrChange>
      </w:pPr>
      <w:r>
        <w:rPr>
          <w:rFonts w:ascii="Times New Roman" w:hAnsi="Times New Roman" w:cs="Times New Roman"/>
          <w:sz w:val="26"/>
          <w:szCs w:val="26"/>
        </w:rPr>
        <w:t>+ Giao diện chưa được thân thiện với người dùng.</w:t>
      </w:r>
    </w:p>
    <w:p w14:paraId="63962F37" w14:textId="583C3A02" w:rsidR="00AC0082" w:rsidRDefault="00AC0082">
      <w:pPr>
        <w:spacing w:after="120" w:line="312" w:lineRule="auto"/>
        <w:ind w:firstLine="567"/>
        <w:rPr>
          <w:rFonts w:ascii="Times New Roman" w:hAnsi="Times New Roman" w:cs="Times New Roman"/>
          <w:sz w:val="26"/>
          <w:szCs w:val="26"/>
        </w:rPr>
        <w:pPrChange w:id="1955" w:author="UyenMinh" w:date="2024-12-22T19:30:00Z">
          <w:pPr>
            <w:spacing w:after="120" w:line="312" w:lineRule="auto"/>
          </w:pPr>
        </w:pPrChange>
      </w:pPr>
      <w:r>
        <w:rPr>
          <w:rFonts w:ascii="Times New Roman" w:hAnsi="Times New Roman" w:cs="Times New Roman"/>
          <w:sz w:val="26"/>
          <w:szCs w:val="26"/>
        </w:rPr>
        <w:t>+ Thời gian chấm bài còn chậm.</w:t>
      </w:r>
    </w:p>
    <w:p w14:paraId="198A4408" w14:textId="4F2C5C8A" w:rsidR="00AC0082" w:rsidRPr="00AC0082" w:rsidDel="00E22C20" w:rsidRDefault="00AC0082">
      <w:pPr>
        <w:spacing w:after="120" w:line="312" w:lineRule="auto"/>
        <w:ind w:firstLine="567"/>
        <w:rPr>
          <w:del w:id="1956" w:author="UyenMinh" w:date="2024-12-22T19:30:00Z"/>
          <w:rFonts w:ascii="Times New Roman" w:hAnsi="Times New Roman" w:cs="Times New Roman"/>
          <w:sz w:val="26"/>
          <w:szCs w:val="26"/>
        </w:rPr>
        <w:pPrChange w:id="1957" w:author="UyenMinh" w:date="2024-12-22T19:30:00Z">
          <w:pPr>
            <w:spacing w:after="120" w:line="312" w:lineRule="auto"/>
          </w:pPr>
        </w:pPrChange>
      </w:pPr>
      <w:del w:id="1958" w:author="UyenMinh" w:date="2024-12-22T19:30:00Z">
        <w:r w:rsidDel="00E22C20">
          <w:rPr>
            <w:rFonts w:ascii="Times New Roman" w:hAnsi="Times New Roman" w:cs="Times New Roman"/>
            <w:sz w:val="26"/>
            <w:szCs w:val="26"/>
          </w:rPr>
          <w:delText>+ Chưa thể tổ chức được cuộc thi trên website.</w:delText>
        </w:r>
        <w:bookmarkStart w:id="1959" w:name="_Toc185793393"/>
        <w:bookmarkStart w:id="1960" w:name="_Toc185793484"/>
        <w:bookmarkStart w:id="1961" w:name="_Toc185793821"/>
        <w:bookmarkStart w:id="1962" w:name="_Toc185793904"/>
        <w:bookmarkEnd w:id="1959"/>
        <w:bookmarkEnd w:id="1960"/>
        <w:bookmarkEnd w:id="1961"/>
        <w:bookmarkEnd w:id="1962"/>
      </w:del>
    </w:p>
    <w:p w14:paraId="6D02CDDE" w14:textId="3405E64F" w:rsidR="00AC0082" w:rsidRPr="00AC0082" w:rsidRDefault="00FB44FF" w:rsidP="0052726D">
      <w:pPr>
        <w:pStyle w:val="c2"/>
        <w:numPr>
          <w:ilvl w:val="0"/>
          <w:numId w:val="10"/>
        </w:numPr>
        <w:ind w:left="426"/>
      </w:pPr>
      <w:bookmarkStart w:id="1963" w:name="_Toc185793394"/>
      <w:bookmarkStart w:id="1964" w:name="_Toc185793485"/>
      <w:bookmarkStart w:id="1965" w:name="_Toc185793905"/>
      <w:r w:rsidRPr="00AC0082">
        <w:t>Hướng phát triển</w:t>
      </w:r>
      <w:bookmarkEnd w:id="1963"/>
      <w:bookmarkEnd w:id="1964"/>
      <w:bookmarkEnd w:id="1965"/>
    </w:p>
    <w:p w14:paraId="1862AEB1" w14:textId="77777777" w:rsidR="00AC0082" w:rsidRDefault="00AC0082">
      <w:pPr>
        <w:ind w:firstLine="567"/>
        <w:rPr>
          <w:rFonts w:ascii="Times New Roman" w:hAnsi="Times New Roman" w:cs="Times New Roman"/>
          <w:sz w:val="26"/>
          <w:szCs w:val="26"/>
        </w:rPr>
        <w:pPrChange w:id="1966" w:author="UyenMinh" w:date="2024-12-22T19:30:00Z">
          <w:pPr/>
        </w:pPrChange>
      </w:pPr>
      <w:r>
        <w:rPr>
          <w:rFonts w:ascii="Times New Roman" w:hAnsi="Times New Roman" w:cs="Times New Roman"/>
          <w:sz w:val="26"/>
          <w:szCs w:val="26"/>
        </w:rPr>
        <w:t>+ Phát triển và tối ưu việc chấm bài một cách nhanh chóng.</w:t>
      </w:r>
    </w:p>
    <w:p w14:paraId="2171187A" w14:textId="77777777" w:rsidR="00AC0082" w:rsidRDefault="00AC0082">
      <w:pPr>
        <w:ind w:firstLine="567"/>
        <w:rPr>
          <w:rFonts w:ascii="Times New Roman" w:hAnsi="Times New Roman" w:cs="Times New Roman"/>
          <w:sz w:val="26"/>
          <w:szCs w:val="26"/>
        </w:rPr>
        <w:pPrChange w:id="1967" w:author="UyenMinh" w:date="2024-12-22T19:30:00Z">
          <w:pPr/>
        </w:pPrChange>
      </w:pPr>
      <w:r>
        <w:rPr>
          <w:rFonts w:ascii="Times New Roman" w:hAnsi="Times New Roman" w:cs="Times New Roman"/>
          <w:sz w:val="26"/>
          <w:szCs w:val="26"/>
        </w:rPr>
        <w:t>+ Tối ưu về mặt giao diện người dùng thân thiện.</w:t>
      </w:r>
    </w:p>
    <w:p w14:paraId="21B6001F" w14:textId="3C8B339C" w:rsidR="00CA3582" w:rsidRPr="0065138E" w:rsidRDefault="00AC0082">
      <w:pPr>
        <w:ind w:firstLine="567"/>
        <w:rPr>
          <w:rFonts w:ascii="Times New Roman" w:hAnsi="Times New Roman" w:cs="Times New Roman"/>
          <w:sz w:val="26"/>
          <w:szCs w:val="26"/>
        </w:rPr>
        <w:sectPr w:rsidR="00CA3582" w:rsidRPr="0065138E" w:rsidSect="00CA3582">
          <w:footerReference w:type="default" r:id="rId38"/>
          <w:type w:val="continuous"/>
          <w:pgSz w:w="11909" w:h="16834" w:code="9"/>
          <w:pgMar w:top="1134" w:right="1134" w:bottom="1134" w:left="1701" w:header="720" w:footer="720" w:gutter="0"/>
          <w:pgNumType w:start="1"/>
          <w:cols w:space="720"/>
          <w:docGrid w:linePitch="360"/>
        </w:sectPr>
        <w:pPrChange w:id="1968" w:author="UyenMinh" w:date="2024-12-22T19:30:00Z">
          <w:pPr/>
        </w:pPrChange>
      </w:pPr>
      <w:r>
        <w:rPr>
          <w:rFonts w:ascii="Times New Roman" w:hAnsi="Times New Roman" w:cs="Times New Roman"/>
          <w:sz w:val="26"/>
          <w:szCs w:val="26"/>
        </w:rPr>
        <w:t>+ Có thể tổ chức được cuộc thi cho sinh viên có thể tranh các giải thưởng.</w:t>
      </w:r>
    </w:p>
    <w:p w14:paraId="4A171665" w14:textId="357AA14F" w:rsidR="0065138E" w:rsidRPr="0065138E" w:rsidRDefault="0065138E" w:rsidP="0065138E">
      <w:pPr>
        <w:tabs>
          <w:tab w:val="left" w:pos="3168"/>
          <w:tab w:val="center" w:pos="4532"/>
        </w:tabs>
        <w:spacing w:line="0" w:lineRule="atLeast"/>
        <w:ind w:right="9"/>
        <w:rPr>
          <w:rFonts w:ascii="Times New Roman" w:eastAsia="Times New Roman" w:hAnsi="Times New Roman"/>
          <w:b/>
          <w:sz w:val="28"/>
        </w:rPr>
        <w:sectPr w:rsidR="0065138E" w:rsidRPr="0065138E" w:rsidSect="00CA3582">
          <w:footerReference w:type="default" r:id="rId39"/>
          <w:type w:val="continuous"/>
          <w:pgSz w:w="11909" w:h="16834" w:code="9"/>
          <w:pgMar w:top="1134" w:right="1134" w:bottom="1134" w:left="1701" w:header="720" w:footer="720" w:gutter="0"/>
          <w:cols w:space="720"/>
          <w:docGrid w:linePitch="360"/>
        </w:sectPr>
      </w:pPr>
    </w:p>
    <w:p w14:paraId="2FF7B15F" w14:textId="77777777" w:rsidR="0065138E" w:rsidRDefault="0065138E">
      <w:pPr>
        <w:rPr>
          <w:rFonts w:ascii="Times New Roman" w:eastAsia="Times New Roman" w:hAnsi="Times New Roman"/>
          <w:b/>
          <w:sz w:val="28"/>
        </w:rPr>
      </w:pPr>
      <w:r>
        <w:rPr>
          <w:rFonts w:ascii="Times New Roman" w:eastAsia="Times New Roman" w:hAnsi="Times New Roman"/>
          <w:b/>
          <w:sz w:val="28"/>
        </w:rPr>
        <w:br w:type="page"/>
      </w:r>
    </w:p>
    <w:p w14:paraId="071BDDB6" w14:textId="4347AE54" w:rsidR="00D571D5" w:rsidRDefault="00D571D5" w:rsidP="0065138E">
      <w:pPr>
        <w:pStyle w:val="c1"/>
      </w:pPr>
      <w:bookmarkStart w:id="1969" w:name="_Toc185793395"/>
      <w:bookmarkStart w:id="1970" w:name="_Toc185793486"/>
      <w:bookmarkStart w:id="1971" w:name="_Toc185793906"/>
      <w:commentRangeStart w:id="1972"/>
      <w:commentRangeStart w:id="1973"/>
      <w:commentRangeStart w:id="1974"/>
      <w:r>
        <w:lastRenderedPageBreak/>
        <w:t>GHI CHÚ CÁC THUẬT NGỮ</w:t>
      </w:r>
      <w:commentRangeEnd w:id="1972"/>
      <w:r w:rsidR="00FF25A6">
        <w:rPr>
          <w:rStyle w:val="CommentReference"/>
          <w:rFonts w:asciiTheme="minorHAnsi" w:hAnsiTheme="minorHAnsi" w:cstheme="minorBidi"/>
          <w:b w:val="0"/>
          <w:bCs w:val="0"/>
        </w:rPr>
        <w:commentReference w:id="1972"/>
      </w:r>
      <w:commentRangeEnd w:id="1973"/>
      <w:r w:rsidR="00532F10">
        <w:rPr>
          <w:rStyle w:val="CommentReference"/>
          <w:rFonts w:asciiTheme="minorHAnsi" w:hAnsiTheme="minorHAnsi" w:cstheme="minorBidi"/>
          <w:b w:val="0"/>
          <w:bCs w:val="0"/>
        </w:rPr>
        <w:commentReference w:id="1973"/>
      </w:r>
      <w:commentRangeEnd w:id="1974"/>
      <w:r w:rsidR="00532F10">
        <w:rPr>
          <w:rStyle w:val="CommentReference"/>
          <w:rFonts w:asciiTheme="minorHAnsi" w:hAnsiTheme="minorHAnsi" w:cstheme="minorBidi"/>
          <w:b w:val="0"/>
          <w:bCs w:val="0"/>
        </w:rPr>
        <w:commentReference w:id="1974"/>
      </w:r>
      <w:bookmarkEnd w:id="1969"/>
      <w:bookmarkEnd w:id="1970"/>
      <w:bookmarkEnd w:id="1971"/>
    </w:p>
    <w:p w14:paraId="712738B5" w14:textId="08B77124" w:rsidR="00D571D5" w:rsidRDefault="00D571D5" w:rsidP="00D571D5">
      <w:pPr>
        <w:spacing w:line="234" w:lineRule="auto"/>
        <w:ind w:right="9"/>
        <w:jc w:val="center"/>
        <w:rPr>
          <w:rFonts w:ascii="Times New Roman" w:eastAsia="Times New Roman" w:hAnsi="Times New Roman"/>
          <w:sz w:val="26"/>
        </w:rPr>
      </w:pPr>
      <w:r>
        <w:rPr>
          <w:rFonts w:ascii="Times New Roman" w:eastAsia="Times New Roman" w:hAnsi="Times New Roman"/>
          <w:sz w:val="26"/>
        </w:rPr>
        <w:t>--- oOo ---</w:t>
      </w:r>
    </w:p>
    <w:tbl>
      <w:tblPr>
        <w:tblStyle w:val="TableGrid"/>
        <w:tblW w:w="5000" w:type="pct"/>
        <w:tblLook w:val="04A0" w:firstRow="1" w:lastRow="0" w:firstColumn="1" w:lastColumn="0" w:noHBand="0" w:noVBand="1"/>
        <w:tblPrChange w:id="1975" w:author="UyenMinh" w:date="2024-12-22T19:31:00Z">
          <w:tblPr>
            <w:tblStyle w:val="TableGrid"/>
            <w:tblW w:w="0" w:type="auto"/>
            <w:tblLook w:val="04A0" w:firstRow="1" w:lastRow="0" w:firstColumn="1" w:lastColumn="0" w:noHBand="0" w:noVBand="1"/>
          </w:tblPr>
        </w:tblPrChange>
      </w:tblPr>
      <w:tblGrid>
        <w:gridCol w:w="846"/>
        <w:gridCol w:w="2125"/>
        <w:gridCol w:w="6093"/>
        <w:tblGridChange w:id="1976">
          <w:tblGrid>
            <w:gridCol w:w="3021"/>
            <w:gridCol w:w="3021"/>
            <w:gridCol w:w="3022"/>
          </w:tblGrid>
        </w:tblGridChange>
      </w:tblGrid>
      <w:tr w:rsidR="0052726D" w14:paraId="66DD4F8E" w14:textId="77777777" w:rsidTr="00FF25A6">
        <w:tc>
          <w:tcPr>
            <w:tcW w:w="467" w:type="pct"/>
            <w:tcPrChange w:id="1977" w:author="UyenMinh" w:date="2024-12-22T19:31:00Z">
              <w:tcPr>
                <w:tcW w:w="3021" w:type="dxa"/>
              </w:tcPr>
            </w:tcPrChange>
          </w:tcPr>
          <w:p w14:paraId="3C1538FE" w14:textId="32993F0A" w:rsidR="0052726D" w:rsidRPr="0052726D" w:rsidRDefault="0052726D" w:rsidP="00D571D5">
            <w:pPr>
              <w:spacing w:line="234" w:lineRule="auto"/>
              <w:ind w:right="9"/>
              <w:jc w:val="center"/>
              <w:rPr>
                <w:rFonts w:ascii="Times New Roman" w:eastAsia="Times New Roman" w:hAnsi="Times New Roman"/>
                <w:b/>
                <w:bCs/>
                <w:sz w:val="26"/>
              </w:rPr>
            </w:pPr>
            <w:r w:rsidRPr="0052726D">
              <w:rPr>
                <w:rFonts w:ascii="Times New Roman" w:eastAsia="Times New Roman" w:hAnsi="Times New Roman"/>
                <w:b/>
                <w:bCs/>
                <w:sz w:val="26"/>
              </w:rPr>
              <w:t>STT</w:t>
            </w:r>
          </w:p>
        </w:tc>
        <w:tc>
          <w:tcPr>
            <w:tcW w:w="1172" w:type="pct"/>
            <w:tcPrChange w:id="1978" w:author="UyenMinh" w:date="2024-12-22T19:31:00Z">
              <w:tcPr>
                <w:tcW w:w="3021" w:type="dxa"/>
              </w:tcPr>
            </w:tcPrChange>
          </w:tcPr>
          <w:p w14:paraId="15383527" w14:textId="13055C49" w:rsidR="0052726D" w:rsidRPr="0052726D" w:rsidRDefault="0052726D" w:rsidP="00D571D5">
            <w:pPr>
              <w:spacing w:line="234" w:lineRule="auto"/>
              <w:ind w:right="9"/>
              <w:jc w:val="center"/>
              <w:rPr>
                <w:rFonts w:ascii="Times New Roman" w:eastAsia="Times New Roman" w:hAnsi="Times New Roman"/>
                <w:b/>
                <w:bCs/>
                <w:sz w:val="26"/>
              </w:rPr>
            </w:pPr>
            <w:r w:rsidRPr="0052726D">
              <w:rPr>
                <w:rFonts w:ascii="Times New Roman" w:eastAsia="Times New Roman" w:hAnsi="Times New Roman"/>
                <w:b/>
                <w:bCs/>
                <w:sz w:val="26"/>
              </w:rPr>
              <w:t>Thuật ngữ</w:t>
            </w:r>
          </w:p>
        </w:tc>
        <w:tc>
          <w:tcPr>
            <w:tcW w:w="3361" w:type="pct"/>
            <w:tcPrChange w:id="1979" w:author="UyenMinh" w:date="2024-12-22T19:31:00Z">
              <w:tcPr>
                <w:tcW w:w="3022" w:type="dxa"/>
              </w:tcPr>
            </w:tcPrChange>
          </w:tcPr>
          <w:p w14:paraId="285BDA95" w14:textId="79DBF525" w:rsidR="0052726D" w:rsidRPr="0052726D" w:rsidRDefault="0052726D" w:rsidP="00D571D5">
            <w:pPr>
              <w:spacing w:line="234" w:lineRule="auto"/>
              <w:ind w:right="9"/>
              <w:jc w:val="center"/>
              <w:rPr>
                <w:rFonts w:ascii="Times New Roman" w:eastAsia="Times New Roman" w:hAnsi="Times New Roman"/>
                <w:b/>
                <w:bCs/>
                <w:sz w:val="26"/>
              </w:rPr>
            </w:pPr>
            <w:r w:rsidRPr="0052726D">
              <w:rPr>
                <w:rFonts w:ascii="Times New Roman" w:eastAsia="Times New Roman" w:hAnsi="Times New Roman"/>
                <w:b/>
                <w:bCs/>
                <w:sz w:val="26"/>
              </w:rPr>
              <w:t>Ý Nghĩa</w:t>
            </w:r>
          </w:p>
        </w:tc>
      </w:tr>
      <w:tr w:rsidR="0052726D" w14:paraId="07F46F6B" w14:textId="77777777" w:rsidTr="00FF25A6">
        <w:tc>
          <w:tcPr>
            <w:tcW w:w="467" w:type="pct"/>
            <w:vAlign w:val="center"/>
            <w:tcPrChange w:id="1980" w:author="UyenMinh" w:date="2024-12-22T19:31:00Z">
              <w:tcPr>
                <w:tcW w:w="3021" w:type="dxa"/>
                <w:vAlign w:val="center"/>
              </w:tcPr>
            </w:tcPrChange>
          </w:tcPr>
          <w:p w14:paraId="67257866" w14:textId="0002C47B" w:rsidR="0052726D" w:rsidRDefault="0052726D" w:rsidP="0052726D">
            <w:pPr>
              <w:spacing w:line="234" w:lineRule="auto"/>
              <w:ind w:right="9"/>
              <w:jc w:val="center"/>
              <w:rPr>
                <w:rFonts w:ascii="Times New Roman" w:eastAsia="Times New Roman" w:hAnsi="Times New Roman"/>
                <w:sz w:val="26"/>
              </w:rPr>
            </w:pPr>
            <w:r>
              <w:rPr>
                <w:rFonts w:ascii="Times New Roman" w:eastAsia="Times New Roman" w:hAnsi="Times New Roman"/>
                <w:sz w:val="26"/>
              </w:rPr>
              <w:t>1</w:t>
            </w:r>
          </w:p>
        </w:tc>
        <w:tc>
          <w:tcPr>
            <w:tcW w:w="1172" w:type="pct"/>
            <w:vAlign w:val="center"/>
            <w:tcPrChange w:id="1981" w:author="UyenMinh" w:date="2024-12-22T19:31:00Z">
              <w:tcPr>
                <w:tcW w:w="3021" w:type="dxa"/>
                <w:vAlign w:val="center"/>
              </w:tcPr>
            </w:tcPrChange>
          </w:tcPr>
          <w:p w14:paraId="2388C769" w14:textId="77FE284F" w:rsidR="0052726D" w:rsidRDefault="0052726D" w:rsidP="0052726D">
            <w:pPr>
              <w:spacing w:line="234" w:lineRule="auto"/>
              <w:ind w:right="9"/>
              <w:jc w:val="center"/>
              <w:rPr>
                <w:rFonts w:ascii="Times New Roman" w:eastAsia="Times New Roman" w:hAnsi="Times New Roman"/>
                <w:sz w:val="26"/>
              </w:rPr>
            </w:pPr>
            <w:r>
              <w:rPr>
                <w:rFonts w:ascii="Times New Roman" w:eastAsia="Times New Roman" w:hAnsi="Times New Roman"/>
                <w:sz w:val="26"/>
              </w:rPr>
              <w:t>ACM ICPC</w:t>
            </w:r>
          </w:p>
        </w:tc>
        <w:tc>
          <w:tcPr>
            <w:tcW w:w="3361" w:type="pct"/>
            <w:vAlign w:val="center"/>
            <w:tcPrChange w:id="1982" w:author="UyenMinh" w:date="2024-12-22T19:31:00Z">
              <w:tcPr>
                <w:tcW w:w="3022" w:type="dxa"/>
                <w:vAlign w:val="center"/>
              </w:tcPr>
            </w:tcPrChange>
          </w:tcPr>
          <w:p w14:paraId="190FAF66" w14:textId="0FDC4F64" w:rsidR="0052726D" w:rsidRDefault="0052726D" w:rsidP="0052726D">
            <w:pPr>
              <w:spacing w:before="120" w:after="120" w:line="312" w:lineRule="auto"/>
              <w:ind w:right="11"/>
              <w:jc w:val="center"/>
              <w:rPr>
                <w:rFonts w:ascii="Times New Roman" w:eastAsia="Times New Roman" w:hAnsi="Times New Roman"/>
                <w:sz w:val="26"/>
              </w:rPr>
            </w:pPr>
            <w:r>
              <w:rPr>
                <w:rFonts w:ascii="Times New Roman" w:eastAsia="Times New Roman" w:hAnsi="Times New Roman"/>
                <w:sz w:val="26"/>
              </w:rPr>
              <w:t>Là cuộc thi</w:t>
            </w:r>
          </w:p>
          <w:p w14:paraId="6DEF494F" w14:textId="11DE7431" w:rsidR="0052726D" w:rsidRDefault="0052726D" w:rsidP="0052726D">
            <w:pPr>
              <w:spacing w:before="120" w:after="120" w:line="312" w:lineRule="auto"/>
              <w:ind w:right="11"/>
              <w:jc w:val="center"/>
              <w:rPr>
                <w:rFonts w:ascii="Times New Roman" w:eastAsia="Times New Roman" w:hAnsi="Times New Roman"/>
                <w:sz w:val="26"/>
              </w:rPr>
            </w:pPr>
            <w:r>
              <w:rPr>
                <w:rFonts w:ascii="Times New Roman" w:eastAsia="Times New Roman" w:hAnsi="Times New Roman"/>
                <w:sz w:val="26"/>
              </w:rPr>
              <w:t>“</w:t>
            </w:r>
            <w:r w:rsidRPr="0052726D">
              <w:rPr>
                <w:rFonts w:ascii="Times New Roman" w:eastAsia="Times New Roman" w:hAnsi="Times New Roman"/>
                <w:sz w:val="26"/>
              </w:rPr>
              <w:t>International Collegiate Programming Contest</w:t>
            </w:r>
            <w:r>
              <w:rPr>
                <w:rFonts w:ascii="Times New Roman" w:eastAsia="Times New Roman" w:hAnsi="Times New Roman"/>
                <w:sz w:val="26"/>
              </w:rPr>
              <w:t>” (ICPC)</w:t>
            </w:r>
          </w:p>
          <w:p w14:paraId="6EABD1F8" w14:textId="1E1C2C82" w:rsidR="0052726D" w:rsidRDefault="0052726D" w:rsidP="0052726D">
            <w:pPr>
              <w:spacing w:before="120" w:after="120" w:line="312" w:lineRule="auto"/>
              <w:ind w:right="11"/>
              <w:jc w:val="center"/>
              <w:rPr>
                <w:rFonts w:ascii="Times New Roman" w:eastAsia="Times New Roman" w:hAnsi="Times New Roman"/>
                <w:sz w:val="26"/>
              </w:rPr>
            </w:pPr>
            <w:r>
              <w:rPr>
                <w:rFonts w:ascii="Times New Roman" w:eastAsia="Times New Roman" w:hAnsi="Times New Roman"/>
                <w:sz w:val="26"/>
              </w:rPr>
              <w:t>dưới sự bảo trợ của</w:t>
            </w:r>
          </w:p>
          <w:p w14:paraId="5156BF44" w14:textId="60C4883F" w:rsidR="0052726D" w:rsidRDefault="0052726D" w:rsidP="0052726D">
            <w:pPr>
              <w:spacing w:before="120" w:after="120" w:line="312" w:lineRule="auto"/>
              <w:ind w:right="11"/>
              <w:jc w:val="center"/>
              <w:rPr>
                <w:rFonts w:ascii="Times New Roman" w:eastAsia="Times New Roman" w:hAnsi="Times New Roman"/>
                <w:sz w:val="26"/>
              </w:rPr>
            </w:pPr>
            <w:r>
              <w:rPr>
                <w:rFonts w:ascii="Times New Roman" w:eastAsia="Times New Roman" w:hAnsi="Times New Roman"/>
                <w:sz w:val="26"/>
              </w:rPr>
              <w:t>“</w:t>
            </w:r>
            <w:r w:rsidRPr="0052726D">
              <w:rPr>
                <w:rFonts w:ascii="Times New Roman" w:eastAsia="Times New Roman" w:hAnsi="Times New Roman"/>
                <w:sz w:val="26"/>
              </w:rPr>
              <w:t>Association for Computing Machinery</w:t>
            </w:r>
            <w:r>
              <w:rPr>
                <w:rFonts w:ascii="Times New Roman" w:eastAsia="Times New Roman" w:hAnsi="Times New Roman"/>
                <w:sz w:val="26"/>
              </w:rPr>
              <w:t>” (ACM)</w:t>
            </w:r>
          </w:p>
        </w:tc>
      </w:tr>
      <w:tr w:rsidR="0052726D" w14:paraId="4BD2F1E3" w14:textId="77777777" w:rsidTr="00FF25A6">
        <w:tc>
          <w:tcPr>
            <w:tcW w:w="467" w:type="pct"/>
            <w:vAlign w:val="center"/>
            <w:tcPrChange w:id="1983" w:author="UyenMinh" w:date="2024-12-22T19:31:00Z">
              <w:tcPr>
                <w:tcW w:w="3021" w:type="dxa"/>
                <w:vAlign w:val="center"/>
              </w:tcPr>
            </w:tcPrChange>
          </w:tcPr>
          <w:p w14:paraId="1B89B268" w14:textId="05386440" w:rsidR="0052726D" w:rsidRDefault="0052726D" w:rsidP="0052726D">
            <w:pPr>
              <w:spacing w:line="234" w:lineRule="auto"/>
              <w:ind w:right="9"/>
              <w:jc w:val="center"/>
              <w:rPr>
                <w:rFonts w:ascii="Times New Roman" w:eastAsia="Times New Roman" w:hAnsi="Times New Roman"/>
                <w:sz w:val="26"/>
              </w:rPr>
            </w:pPr>
            <w:r>
              <w:rPr>
                <w:rFonts w:ascii="Times New Roman" w:eastAsia="Times New Roman" w:hAnsi="Times New Roman"/>
                <w:sz w:val="26"/>
              </w:rPr>
              <w:t>2</w:t>
            </w:r>
          </w:p>
        </w:tc>
        <w:tc>
          <w:tcPr>
            <w:tcW w:w="1172" w:type="pct"/>
            <w:vAlign w:val="center"/>
            <w:tcPrChange w:id="1984" w:author="UyenMinh" w:date="2024-12-22T19:31:00Z">
              <w:tcPr>
                <w:tcW w:w="3021" w:type="dxa"/>
                <w:vAlign w:val="center"/>
              </w:tcPr>
            </w:tcPrChange>
          </w:tcPr>
          <w:p w14:paraId="0C8DFB5A" w14:textId="5E985CAD" w:rsidR="0052726D" w:rsidRDefault="0052726D" w:rsidP="0052726D">
            <w:pPr>
              <w:spacing w:line="234" w:lineRule="auto"/>
              <w:ind w:right="9"/>
              <w:jc w:val="center"/>
              <w:rPr>
                <w:rFonts w:ascii="Times New Roman" w:eastAsia="Times New Roman" w:hAnsi="Times New Roman"/>
                <w:sz w:val="26"/>
              </w:rPr>
            </w:pPr>
            <w:r>
              <w:rPr>
                <w:rFonts w:ascii="Times New Roman" w:eastAsia="Times New Roman" w:hAnsi="Times New Roman"/>
                <w:sz w:val="26"/>
              </w:rPr>
              <w:t>THCS</w:t>
            </w:r>
          </w:p>
        </w:tc>
        <w:tc>
          <w:tcPr>
            <w:tcW w:w="3361" w:type="pct"/>
            <w:vAlign w:val="center"/>
            <w:tcPrChange w:id="1985" w:author="UyenMinh" w:date="2024-12-22T19:31:00Z">
              <w:tcPr>
                <w:tcW w:w="3022" w:type="dxa"/>
                <w:vAlign w:val="center"/>
              </w:tcPr>
            </w:tcPrChange>
          </w:tcPr>
          <w:p w14:paraId="3DF06EAF" w14:textId="0D69E302" w:rsidR="0052726D" w:rsidRDefault="0052726D" w:rsidP="0052726D">
            <w:pPr>
              <w:spacing w:line="234" w:lineRule="auto"/>
              <w:ind w:right="9"/>
              <w:jc w:val="center"/>
              <w:rPr>
                <w:rFonts w:ascii="Times New Roman" w:eastAsia="Times New Roman" w:hAnsi="Times New Roman"/>
                <w:sz w:val="26"/>
              </w:rPr>
            </w:pPr>
            <w:r>
              <w:rPr>
                <w:rFonts w:ascii="Times New Roman" w:eastAsia="Times New Roman" w:hAnsi="Times New Roman"/>
                <w:sz w:val="26"/>
              </w:rPr>
              <w:t>Trung học cơ sở</w:t>
            </w:r>
          </w:p>
        </w:tc>
      </w:tr>
      <w:tr w:rsidR="0052726D" w14:paraId="14FF6321" w14:textId="77777777" w:rsidTr="00FF25A6">
        <w:tc>
          <w:tcPr>
            <w:tcW w:w="467" w:type="pct"/>
            <w:vAlign w:val="center"/>
            <w:tcPrChange w:id="1986" w:author="UyenMinh" w:date="2024-12-22T19:31:00Z">
              <w:tcPr>
                <w:tcW w:w="3021" w:type="dxa"/>
                <w:vAlign w:val="center"/>
              </w:tcPr>
            </w:tcPrChange>
          </w:tcPr>
          <w:p w14:paraId="21635A3F" w14:textId="5F6A9C41" w:rsidR="0052726D" w:rsidRDefault="0052726D" w:rsidP="0052726D">
            <w:pPr>
              <w:spacing w:line="234" w:lineRule="auto"/>
              <w:ind w:right="9"/>
              <w:jc w:val="center"/>
              <w:rPr>
                <w:rFonts w:ascii="Times New Roman" w:eastAsia="Times New Roman" w:hAnsi="Times New Roman"/>
                <w:sz w:val="26"/>
              </w:rPr>
            </w:pPr>
            <w:r>
              <w:rPr>
                <w:rFonts w:ascii="Times New Roman" w:eastAsia="Times New Roman" w:hAnsi="Times New Roman"/>
                <w:sz w:val="26"/>
              </w:rPr>
              <w:t>3</w:t>
            </w:r>
          </w:p>
        </w:tc>
        <w:tc>
          <w:tcPr>
            <w:tcW w:w="1172" w:type="pct"/>
            <w:vAlign w:val="center"/>
            <w:tcPrChange w:id="1987" w:author="UyenMinh" w:date="2024-12-22T19:31:00Z">
              <w:tcPr>
                <w:tcW w:w="3021" w:type="dxa"/>
                <w:vAlign w:val="center"/>
              </w:tcPr>
            </w:tcPrChange>
          </w:tcPr>
          <w:p w14:paraId="7B89F468" w14:textId="77E23A0D" w:rsidR="0052726D" w:rsidRDefault="0052726D" w:rsidP="0052726D">
            <w:pPr>
              <w:spacing w:line="234" w:lineRule="auto"/>
              <w:ind w:right="9"/>
              <w:jc w:val="center"/>
              <w:rPr>
                <w:rFonts w:ascii="Times New Roman" w:eastAsia="Times New Roman" w:hAnsi="Times New Roman"/>
                <w:sz w:val="26"/>
              </w:rPr>
            </w:pPr>
            <w:r>
              <w:rPr>
                <w:rFonts w:ascii="Times New Roman" w:eastAsia="Times New Roman" w:hAnsi="Times New Roman"/>
                <w:sz w:val="26"/>
              </w:rPr>
              <w:t>THPT</w:t>
            </w:r>
          </w:p>
        </w:tc>
        <w:tc>
          <w:tcPr>
            <w:tcW w:w="3361" w:type="pct"/>
            <w:vAlign w:val="center"/>
            <w:tcPrChange w:id="1988" w:author="UyenMinh" w:date="2024-12-22T19:31:00Z">
              <w:tcPr>
                <w:tcW w:w="3022" w:type="dxa"/>
                <w:vAlign w:val="center"/>
              </w:tcPr>
            </w:tcPrChange>
          </w:tcPr>
          <w:p w14:paraId="76722B98" w14:textId="0203478D" w:rsidR="0052726D" w:rsidRDefault="0052726D" w:rsidP="0052726D">
            <w:pPr>
              <w:spacing w:line="234" w:lineRule="auto"/>
              <w:ind w:right="9"/>
              <w:jc w:val="center"/>
              <w:rPr>
                <w:rFonts w:ascii="Times New Roman" w:eastAsia="Times New Roman" w:hAnsi="Times New Roman"/>
                <w:sz w:val="26"/>
              </w:rPr>
            </w:pPr>
            <w:r>
              <w:rPr>
                <w:rFonts w:ascii="Times New Roman" w:eastAsia="Times New Roman" w:hAnsi="Times New Roman"/>
                <w:sz w:val="26"/>
              </w:rPr>
              <w:t>Trung học phổ thông</w:t>
            </w:r>
          </w:p>
        </w:tc>
      </w:tr>
    </w:tbl>
    <w:p w14:paraId="007C2F73" w14:textId="77777777" w:rsidR="00D571D5" w:rsidRDefault="00D571D5" w:rsidP="00D571D5">
      <w:pPr>
        <w:spacing w:line="234" w:lineRule="auto"/>
        <w:ind w:right="9"/>
        <w:jc w:val="center"/>
        <w:rPr>
          <w:rFonts w:ascii="Times New Roman" w:eastAsia="Times New Roman" w:hAnsi="Times New Roman"/>
          <w:sz w:val="26"/>
        </w:rPr>
      </w:pPr>
    </w:p>
    <w:p w14:paraId="0B4F9536" w14:textId="77777777" w:rsidR="00D571D5" w:rsidRDefault="00D571D5" w:rsidP="003C2B73">
      <w:pPr>
        <w:spacing w:after="120" w:line="312" w:lineRule="auto"/>
        <w:jc w:val="center"/>
        <w:rPr>
          <w:rFonts w:ascii="Times New Roman" w:hAnsi="Times New Roman" w:cs="Times New Roman"/>
          <w:sz w:val="26"/>
          <w:szCs w:val="26"/>
        </w:rPr>
      </w:pPr>
    </w:p>
    <w:p w14:paraId="1F89D279" w14:textId="119752E5" w:rsidR="0052726D" w:rsidRDefault="0052726D">
      <w:pPr>
        <w:rPr>
          <w:rFonts w:ascii="Times New Roman" w:hAnsi="Times New Roman" w:cs="Times New Roman"/>
          <w:b/>
          <w:bCs/>
          <w:sz w:val="26"/>
          <w:szCs w:val="26"/>
        </w:rPr>
      </w:pPr>
      <w:r>
        <w:rPr>
          <w:rFonts w:ascii="Times New Roman" w:hAnsi="Times New Roman" w:cs="Times New Roman"/>
          <w:b/>
          <w:bCs/>
          <w:sz w:val="26"/>
          <w:szCs w:val="26"/>
        </w:rPr>
        <w:br w:type="page"/>
      </w:r>
    </w:p>
    <w:p w14:paraId="4240BDF2" w14:textId="75ECFBEE" w:rsidR="00FB44FF" w:rsidRPr="00EB1130" w:rsidRDefault="003C2B73" w:rsidP="0052726D">
      <w:pPr>
        <w:pStyle w:val="c1"/>
      </w:pPr>
      <w:bookmarkStart w:id="1989" w:name="_Toc185793396"/>
      <w:bookmarkStart w:id="1990" w:name="_Toc185793487"/>
      <w:bookmarkStart w:id="1991" w:name="_Toc185793907"/>
      <w:r w:rsidRPr="00EB1130">
        <w:lastRenderedPageBreak/>
        <w:t>PHỤ LỤC</w:t>
      </w:r>
      <w:bookmarkEnd w:id="1989"/>
      <w:bookmarkEnd w:id="1990"/>
      <w:bookmarkEnd w:id="1991"/>
    </w:p>
    <w:p w14:paraId="2E31F28D" w14:textId="77777777" w:rsidR="00D571D5" w:rsidRPr="00EB1130" w:rsidRDefault="00D571D5" w:rsidP="00D571D5">
      <w:pPr>
        <w:spacing w:line="234" w:lineRule="auto"/>
        <w:ind w:right="-6"/>
        <w:jc w:val="center"/>
        <w:rPr>
          <w:rFonts w:ascii="Times New Roman" w:eastAsia="Times New Roman" w:hAnsi="Times New Roman"/>
          <w:sz w:val="26"/>
        </w:rPr>
      </w:pPr>
      <w:r w:rsidRPr="00EB1130">
        <w:rPr>
          <w:rFonts w:ascii="Times New Roman" w:eastAsia="Times New Roman" w:hAnsi="Times New Roman"/>
          <w:sz w:val="26"/>
        </w:rPr>
        <w:t>--- oOo ---</w:t>
      </w:r>
    </w:p>
    <w:p w14:paraId="25544D9B" w14:textId="5B0F4E54" w:rsidR="00D571D5" w:rsidRPr="0052726D" w:rsidRDefault="00CA00B5" w:rsidP="00CA00B5">
      <w:pPr>
        <w:pStyle w:val="c2"/>
      </w:pPr>
      <w:bookmarkStart w:id="1992" w:name="_Toc185793397"/>
      <w:bookmarkStart w:id="1993" w:name="_Toc185793488"/>
      <w:bookmarkStart w:id="1994" w:name="_Toc185793908"/>
      <w:r>
        <w:t>HƯỚNG DẪN CÀI ĐẶT</w:t>
      </w:r>
      <w:bookmarkEnd w:id="1992"/>
      <w:bookmarkEnd w:id="1993"/>
      <w:bookmarkEnd w:id="1994"/>
    </w:p>
    <w:p w14:paraId="2D025058" w14:textId="2375EB42" w:rsidR="003A2012" w:rsidRDefault="003A2012" w:rsidP="0052726D">
      <w:pPr>
        <w:spacing w:after="120" w:line="312" w:lineRule="auto"/>
        <w:rPr>
          <w:rFonts w:ascii="Times New Roman" w:hAnsi="Times New Roman" w:cs="Times New Roman"/>
          <w:sz w:val="26"/>
          <w:szCs w:val="26"/>
        </w:rPr>
      </w:pPr>
      <w:r>
        <w:rPr>
          <w:rFonts w:ascii="Times New Roman" w:hAnsi="Times New Roman" w:cs="Times New Roman"/>
          <w:sz w:val="26"/>
          <w:szCs w:val="26"/>
        </w:rPr>
        <w:t>Tài khoản: “admin”</w:t>
      </w:r>
    </w:p>
    <w:p w14:paraId="7DCF1A57" w14:textId="6D3A9C2B" w:rsidR="003A2012" w:rsidRDefault="003A2012" w:rsidP="0052726D">
      <w:pPr>
        <w:spacing w:after="120" w:line="312" w:lineRule="auto"/>
        <w:rPr>
          <w:rFonts w:ascii="Times New Roman" w:hAnsi="Times New Roman" w:cs="Times New Roman"/>
          <w:sz w:val="26"/>
          <w:szCs w:val="26"/>
        </w:rPr>
      </w:pPr>
      <w:r>
        <w:rPr>
          <w:rFonts w:ascii="Times New Roman" w:hAnsi="Times New Roman" w:cs="Times New Roman"/>
          <w:sz w:val="26"/>
          <w:szCs w:val="26"/>
        </w:rPr>
        <w:t>Mật khẩu: “admin”</w:t>
      </w:r>
    </w:p>
    <w:p w14:paraId="1B521EA6" w14:textId="72C5E580" w:rsidR="008009CA" w:rsidRDefault="0052726D" w:rsidP="0052726D">
      <w:pPr>
        <w:spacing w:after="120" w:line="312" w:lineRule="auto"/>
        <w:rPr>
          <w:rFonts w:ascii="Times New Roman" w:hAnsi="Times New Roman" w:cs="Times New Roman"/>
          <w:sz w:val="26"/>
          <w:szCs w:val="26"/>
        </w:rPr>
      </w:pPr>
      <w:r w:rsidRPr="003A2012">
        <w:rPr>
          <w:rFonts w:ascii="Times New Roman" w:hAnsi="Times New Roman" w:cs="Times New Roman"/>
          <w:b/>
          <w:bCs/>
          <w:sz w:val="26"/>
          <w:szCs w:val="26"/>
        </w:rPr>
        <w:t>Bước 1:</w:t>
      </w:r>
      <w:r>
        <w:rPr>
          <w:rFonts w:ascii="Times New Roman" w:hAnsi="Times New Roman" w:cs="Times New Roman"/>
          <w:sz w:val="26"/>
          <w:szCs w:val="26"/>
        </w:rPr>
        <w:t xml:space="preserve"> Tải về file và giải nén gồm 2 thư mục Frontend và Backend.</w:t>
      </w:r>
    </w:p>
    <w:p w14:paraId="318D72CF" w14:textId="1A7A478B" w:rsidR="0052726D" w:rsidRDefault="0052726D">
      <w:pPr>
        <w:spacing w:after="120" w:line="312" w:lineRule="auto"/>
        <w:jc w:val="both"/>
        <w:rPr>
          <w:rFonts w:ascii="Times New Roman" w:hAnsi="Times New Roman" w:cs="Times New Roman"/>
          <w:sz w:val="26"/>
          <w:szCs w:val="26"/>
        </w:rPr>
        <w:pPrChange w:id="1995" w:author="UyenMinh" w:date="2024-12-22T19:32:00Z">
          <w:pPr>
            <w:spacing w:after="120" w:line="312" w:lineRule="auto"/>
          </w:pPr>
        </w:pPrChange>
      </w:pPr>
      <w:r w:rsidRPr="003A2012">
        <w:rPr>
          <w:rFonts w:ascii="Times New Roman" w:hAnsi="Times New Roman" w:cs="Times New Roman"/>
          <w:b/>
          <w:bCs/>
          <w:sz w:val="26"/>
          <w:szCs w:val="26"/>
        </w:rPr>
        <w:t>Bước 2:</w:t>
      </w:r>
      <w:r>
        <w:rPr>
          <w:rFonts w:ascii="Times New Roman" w:hAnsi="Times New Roman" w:cs="Times New Roman"/>
          <w:sz w:val="26"/>
          <w:szCs w:val="26"/>
        </w:rPr>
        <w:t xml:space="preserve"> Mở thư mục frontend bằng “Vscode” hoặc một IDE hỗ trợ Reactjs. Sau đó mở terminal trong thư mục hiện tại và dùng lệnh “npm install” để tải các thư viện cần thiết trong website.</w:t>
      </w:r>
    </w:p>
    <w:tbl>
      <w:tblPr>
        <w:tblStyle w:val="TableGrid"/>
        <w:tblW w:w="0" w:type="auto"/>
        <w:tblLook w:val="04A0" w:firstRow="1" w:lastRow="0" w:firstColumn="1" w:lastColumn="0" w:noHBand="0" w:noVBand="1"/>
      </w:tblPr>
      <w:tblGrid>
        <w:gridCol w:w="9064"/>
      </w:tblGrid>
      <w:tr w:rsidR="0052726D" w14:paraId="493B398F" w14:textId="77777777" w:rsidTr="0052726D">
        <w:tc>
          <w:tcPr>
            <w:tcW w:w="9064" w:type="dxa"/>
            <w:vAlign w:val="center"/>
          </w:tcPr>
          <w:p w14:paraId="67B5EC68" w14:textId="4F5B3A19" w:rsidR="0052726D" w:rsidRDefault="0052726D" w:rsidP="0052726D">
            <w:pPr>
              <w:spacing w:after="120" w:line="312" w:lineRule="auto"/>
              <w:jc w:val="center"/>
              <w:rPr>
                <w:rFonts w:ascii="Times New Roman" w:hAnsi="Times New Roman" w:cs="Times New Roman"/>
                <w:sz w:val="26"/>
                <w:szCs w:val="26"/>
              </w:rPr>
            </w:pPr>
            <w:r>
              <w:rPr>
                <w:rFonts w:ascii="Times New Roman" w:hAnsi="Times New Roman" w:cs="Times New Roman"/>
                <w:sz w:val="26"/>
                <w:szCs w:val="26"/>
              </w:rPr>
              <w:t>npm install</w:t>
            </w:r>
          </w:p>
        </w:tc>
      </w:tr>
    </w:tbl>
    <w:p w14:paraId="1126CAE5" w14:textId="601758E4" w:rsidR="0052726D" w:rsidRDefault="0052726D" w:rsidP="0052726D">
      <w:pPr>
        <w:spacing w:after="120" w:line="312" w:lineRule="auto"/>
        <w:rPr>
          <w:rFonts w:ascii="Times New Roman" w:hAnsi="Times New Roman" w:cs="Times New Roman"/>
          <w:sz w:val="26"/>
          <w:szCs w:val="26"/>
        </w:rPr>
      </w:pPr>
    </w:p>
    <w:p w14:paraId="7ABA01E9" w14:textId="1E506BF2" w:rsidR="0052726D" w:rsidRDefault="0052726D">
      <w:pPr>
        <w:spacing w:after="120" w:line="312" w:lineRule="auto"/>
        <w:jc w:val="both"/>
        <w:rPr>
          <w:rFonts w:ascii="Times New Roman" w:hAnsi="Times New Roman" w:cs="Times New Roman"/>
          <w:sz w:val="26"/>
          <w:szCs w:val="26"/>
        </w:rPr>
        <w:pPrChange w:id="1996" w:author="UyenMinh" w:date="2024-12-22T19:32:00Z">
          <w:pPr>
            <w:spacing w:after="120" w:line="312" w:lineRule="auto"/>
          </w:pPr>
        </w:pPrChange>
      </w:pPr>
      <w:r w:rsidRPr="003A2012">
        <w:rPr>
          <w:rFonts w:ascii="Times New Roman" w:hAnsi="Times New Roman" w:cs="Times New Roman"/>
          <w:b/>
          <w:bCs/>
          <w:sz w:val="26"/>
          <w:szCs w:val="26"/>
        </w:rPr>
        <w:t>Bước 3:</w:t>
      </w:r>
      <w:r>
        <w:rPr>
          <w:rFonts w:ascii="Times New Roman" w:hAnsi="Times New Roman" w:cs="Times New Roman"/>
          <w:sz w:val="26"/>
          <w:szCs w:val="26"/>
        </w:rPr>
        <w:t xml:space="preserve"> Mở thư mục backend của website và truy cập vào file “appsetting.json” thay đổi “</w:t>
      </w:r>
      <w:r w:rsidRPr="0052726D">
        <w:rPr>
          <w:rFonts w:ascii="Times New Roman" w:hAnsi="Times New Roman" w:cs="Times New Roman"/>
          <w:sz w:val="26"/>
          <w:szCs w:val="26"/>
        </w:rPr>
        <w:t>DBConnection</w:t>
      </w:r>
      <w:r>
        <w:rPr>
          <w:rFonts w:ascii="Times New Roman" w:hAnsi="Times New Roman" w:cs="Times New Roman"/>
          <w:sz w:val="26"/>
          <w:szCs w:val="26"/>
        </w:rPr>
        <w:t xml:space="preserve">” thành </w:t>
      </w:r>
      <w:r w:rsidR="003A2012">
        <w:rPr>
          <w:rFonts w:ascii="Times New Roman" w:hAnsi="Times New Roman" w:cs="Times New Roman"/>
          <w:sz w:val="26"/>
          <w:szCs w:val="26"/>
        </w:rPr>
        <w:t xml:space="preserve">chuỗi connnectString của máy tính cá nhân. </w:t>
      </w:r>
    </w:p>
    <w:p w14:paraId="0E49DD36" w14:textId="79C3D13C" w:rsidR="003A2012" w:rsidRDefault="003A2012" w:rsidP="0052726D">
      <w:pPr>
        <w:spacing w:after="120" w:line="312" w:lineRule="auto"/>
        <w:rPr>
          <w:rFonts w:ascii="Times New Roman" w:hAnsi="Times New Roman" w:cs="Times New Roman"/>
          <w:sz w:val="26"/>
          <w:szCs w:val="26"/>
        </w:rPr>
      </w:pPr>
      <w:r w:rsidRPr="003A2012">
        <w:rPr>
          <w:rFonts w:ascii="Times New Roman" w:hAnsi="Times New Roman" w:cs="Times New Roman"/>
          <w:noProof/>
          <w:sz w:val="26"/>
          <w:szCs w:val="26"/>
        </w:rPr>
        <w:drawing>
          <wp:inline distT="0" distB="0" distL="0" distR="0" wp14:anchorId="060DC96A" wp14:editId="3D517A0B">
            <wp:extent cx="5761990" cy="485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1990" cy="485775"/>
                    </a:xfrm>
                    <a:prstGeom prst="rect">
                      <a:avLst/>
                    </a:prstGeom>
                  </pic:spPr>
                </pic:pic>
              </a:graphicData>
            </a:graphic>
          </wp:inline>
        </w:drawing>
      </w:r>
    </w:p>
    <w:p w14:paraId="683ED172" w14:textId="1C6876BC" w:rsidR="003A2012" w:rsidRDefault="003A2012">
      <w:pPr>
        <w:spacing w:after="120" w:line="312" w:lineRule="auto"/>
        <w:jc w:val="both"/>
        <w:rPr>
          <w:rFonts w:ascii="Times New Roman" w:hAnsi="Times New Roman" w:cs="Times New Roman"/>
          <w:sz w:val="26"/>
          <w:szCs w:val="26"/>
        </w:rPr>
        <w:pPrChange w:id="1997" w:author="UyenMinh" w:date="2024-12-22T19:32:00Z">
          <w:pPr>
            <w:spacing w:after="120" w:line="312" w:lineRule="auto"/>
          </w:pPr>
        </w:pPrChange>
      </w:pPr>
      <w:r>
        <w:rPr>
          <w:rFonts w:ascii="Times New Roman" w:hAnsi="Times New Roman" w:cs="Times New Roman"/>
          <w:sz w:val="26"/>
          <w:szCs w:val="26"/>
        </w:rPr>
        <w:t xml:space="preserve">Tiếp theo hãy truy cập vào file “program.cs” tại mục CORS thay đổi url </w:t>
      </w:r>
      <w:r w:rsidR="00F53B33">
        <w:fldChar w:fldCharType="begin"/>
      </w:r>
      <w:r w:rsidR="00F53B33">
        <w:instrText xml:space="preserve"> HYPERLINK "http://localhost:3000" </w:instrText>
      </w:r>
      <w:r w:rsidR="00F53B33">
        <w:fldChar w:fldCharType="separate"/>
      </w:r>
      <w:r w:rsidRPr="00484B52">
        <w:rPr>
          <w:rStyle w:val="Hyperlink"/>
          <w:rFonts w:ascii="Times New Roman" w:hAnsi="Times New Roman" w:cs="Times New Roman"/>
          <w:sz w:val="26"/>
          <w:szCs w:val="26"/>
        </w:rPr>
        <w:t>http://localhost:3000</w:t>
      </w:r>
      <w:r w:rsidR="00F53B33">
        <w:rPr>
          <w:rStyle w:val="Hyperlink"/>
          <w:rFonts w:ascii="Times New Roman" w:hAnsi="Times New Roman" w:cs="Times New Roman"/>
          <w:sz w:val="26"/>
          <w:szCs w:val="26"/>
        </w:rPr>
        <w:fldChar w:fldCharType="end"/>
      </w:r>
      <w:r>
        <w:rPr>
          <w:rFonts w:ascii="Times New Roman" w:hAnsi="Times New Roman" w:cs="Times New Roman"/>
          <w:sz w:val="26"/>
          <w:szCs w:val="26"/>
        </w:rPr>
        <w:t xml:space="preserve"> thành localhost của máy cá nhân của frontend vào.</w:t>
      </w:r>
    </w:p>
    <w:p w14:paraId="7FD5A348" w14:textId="1C52416D" w:rsidR="003A2012" w:rsidRDefault="003A2012" w:rsidP="0052726D">
      <w:pPr>
        <w:spacing w:after="120" w:line="312" w:lineRule="auto"/>
        <w:rPr>
          <w:rFonts w:ascii="Times New Roman" w:hAnsi="Times New Roman" w:cs="Times New Roman"/>
          <w:sz w:val="26"/>
          <w:szCs w:val="26"/>
        </w:rPr>
      </w:pPr>
      <w:r w:rsidRPr="003A2012">
        <w:rPr>
          <w:rFonts w:ascii="Times New Roman" w:hAnsi="Times New Roman" w:cs="Times New Roman"/>
          <w:noProof/>
          <w:sz w:val="26"/>
          <w:szCs w:val="26"/>
        </w:rPr>
        <w:drawing>
          <wp:inline distT="0" distB="0" distL="0" distR="0" wp14:anchorId="194E6146" wp14:editId="2BE21BD3">
            <wp:extent cx="5761990" cy="28117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1990" cy="2811780"/>
                    </a:xfrm>
                    <a:prstGeom prst="rect">
                      <a:avLst/>
                    </a:prstGeom>
                  </pic:spPr>
                </pic:pic>
              </a:graphicData>
            </a:graphic>
          </wp:inline>
        </w:drawing>
      </w:r>
    </w:p>
    <w:p w14:paraId="20A3E846" w14:textId="2E616F43" w:rsidR="003A2012" w:rsidRDefault="003A2012">
      <w:pPr>
        <w:spacing w:after="120" w:line="312" w:lineRule="auto"/>
        <w:jc w:val="both"/>
        <w:rPr>
          <w:rFonts w:ascii="Times New Roman" w:hAnsi="Times New Roman" w:cs="Times New Roman"/>
          <w:sz w:val="26"/>
          <w:szCs w:val="26"/>
        </w:rPr>
        <w:pPrChange w:id="1998" w:author="UyenMinh" w:date="2024-12-22T19:32:00Z">
          <w:pPr>
            <w:spacing w:after="120" w:line="312" w:lineRule="auto"/>
          </w:pPr>
        </w:pPrChange>
      </w:pPr>
      <w:r w:rsidRPr="003A2012">
        <w:rPr>
          <w:rFonts w:ascii="Times New Roman" w:hAnsi="Times New Roman" w:cs="Times New Roman"/>
          <w:b/>
          <w:bCs/>
          <w:sz w:val="26"/>
          <w:szCs w:val="26"/>
        </w:rPr>
        <w:t>Bước 4:</w:t>
      </w:r>
      <w:r>
        <w:rPr>
          <w:rFonts w:ascii="Times New Roman" w:hAnsi="Times New Roman" w:cs="Times New Roman"/>
          <w:sz w:val="26"/>
          <w:szCs w:val="26"/>
        </w:rPr>
        <w:t xml:space="preserve"> Trong backend mở “Package Manager Console” và gõ lệnh “update-database”</w:t>
      </w:r>
    </w:p>
    <w:p w14:paraId="3C341FB8" w14:textId="55FF5ACE" w:rsidR="0052726D" w:rsidRDefault="003A2012" w:rsidP="00CA3582">
      <w:pPr>
        <w:spacing w:after="120" w:line="312" w:lineRule="auto"/>
        <w:rPr>
          <w:rFonts w:ascii="Times New Roman" w:hAnsi="Times New Roman" w:cs="Times New Roman"/>
          <w:b/>
          <w:bCs/>
          <w:sz w:val="26"/>
          <w:szCs w:val="26"/>
        </w:rPr>
      </w:pPr>
      <w:r w:rsidRPr="003A2012">
        <w:rPr>
          <w:rFonts w:ascii="Times New Roman" w:hAnsi="Times New Roman" w:cs="Times New Roman"/>
          <w:b/>
          <w:bCs/>
          <w:sz w:val="26"/>
          <w:szCs w:val="26"/>
        </w:rPr>
        <w:t>Bước 5:</w:t>
      </w:r>
      <w:r>
        <w:rPr>
          <w:rFonts w:ascii="Times New Roman" w:hAnsi="Times New Roman" w:cs="Times New Roman"/>
          <w:sz w:val="26"/>
          <w:szCs w:val="26"/>
        </w:rPr>
        <w:t xml:space="preserve"> Build và Run cả 2 dự án cùng lúc.</w:t>
      </w:r>
      <w:r w:rsidR="0052726D">
        <w:rPr>
          <w:rFonts w:ascii="Times New Roman" w:hAnsi="Times New Roman" w:cs="Times New Roman"/>
          <w:b/>
          <w:bCs/>
          <w:sz w:val="26"/>
          <w:szCs w:val="26"/>
        </w:rPr>
        <w:br w:type="page"/>
      </w:r>
    </w:p>
    <w:p w14:paraId="7A9A7878" w14:textId="055C2CEC" w:rsidR="003C2B73" w:rsidRPr="00703C4D" w:rsidRDefault="003C2B73" w:rsidP="00346EF3">
      <w:pPr>
        <w:pStyle w:val="c1"/>
      </w:pPr>
      <w:bookmarkStart w:id="1999" w:name="_Toc185793398"/>
      <w:bookmarkStart w:id="2000" w:name="_Toc185793489"/>
      <w:bookmarkStart w:id="2001" w:name="_Toc185793909"/>
      <w:r w:rsidRPr="00703C4D">
        <w:lastRenderedPageBreak/>
        <w:t>TÀI LIỆU THAM KHẢO</w:t>
      </w:r>
      <w:bookmarkEnd w:id="1999"/>
      <w:bookmarkEnd w:id="2000"/>
      <w:bookmarkEnd w:id="2001"/>
    </w:p>
    <w:p w14:paraId="6E01543D" w14:textId="77777777" w:rsidR="00EB1130" w:rsidRPr="00EB1130" w:rsidRDefault="00EB1130" w:rsidP="00EB1130">
      <w:pPr>
        <w:spacing w:line="234" w:lineRule="auto"/>
        <w:ind w:right="-6"/>
        <w:jc w:val="center"/>
        <w:rPr>
          <w:rFonts w:ascii="Times New Roman" w:eastAsia="Times New Roman" w:hAnsi="Times New Roman"/>
          <w:sz w:val="26"/>
        </w:rPr>
      </w:pPr>
      <w:r w:rsidRPr="00EB1130">
        <w:rPr>
          <w:rFonts w:ascii="Times New Roman" w:eastAsia="Times New Roman" w:hAnsi="Times New Roman"/>
          <w:sz w:val="26"/>
        </w:rPr>
        <w:t>--- oOo ---</w:t>
      </w:r>
    </w:p>
    <w:p w14:paraId="1DB2C376" w14:textId="77777777" w:rsidR="00EB1130" w:rsidRDefault="00EB1130" w:rsidP="003C2B73">
      <w:pPr>
        <w:spacing w:after="120" w:line="312" w:lineRule="auto"/>
        <w:jc w:val="center"/>
        <w:rPr>
          <w:rFonts w:ascii="Times New Roman" w:hAnsi="Times New Roman" w:cs="Times New Roman"/>
          <w:sz w:val="26"/>
          <w:szCs w:val="26"/>
        </w:rPr>
      </w:pPr>
    </w:p>
    <w:p w14:paraId="5E752AE7" w14:textId="691DF2F6" w:rsidR="003C2B73" w:rsidRPr="00346EF3" w:rsidRDefault="008E29C2">
      <w:pPr>
        <w:pStyle w:val="c2"/>
        <w:pPrChange w:id="2002" w:author="Tran Dang" w:date="2024-12-22T21:01:00Z">
          <w:pPr>
            <w:pStyle w:val="c2"/>
            <w:numPr>
              <w:numId w:val="16"/>
            </w:numPr>
            <w:ind w:left="284" w:hanging="360"/>
          </w:pPr>
        </w:pPrChange>
      </w:pPr>
      <w:bookmarkStart w:id="2003" w:name="_Toc185793399"/>
      <w:bookmarkStart w:id="2004" w:name="_Toc185793490"/>
      <w:bookmarkStart w:id="2005" w:name="_Toc185793910"/>
      <w:ins w:id="2006" w:author="Tran Dang" w:date="2024-12-22T21:01:00Z">
        <w:r>
          <w:t xml:space="preserve">1. </w:t>
        </w:r>
      </w:ins>
      <w:r w:rsidR="003C2B73" w:rsidRPr="00346EF3">
        <w:t>Giáo trình, bài giảng</w:t>
      </w:r>
      <w:bookmarkEnd w:id="2003"/>
      <w:bookmarkEnd w:id="2004"/>
      <w:bookmarkEnd w:id="2005"/>
    </w:p>
    <w:p w14:paraId="7FB289F3" w14:textId="69417E3A" w:rsidR="00346EF3" w:rsidRPr="00346EF3" w:rsidRDefault="00346EF3" w:rsidP="00467976">
      <w:pPr>
        <w:spacing w:before="120" w:after="120" w:line="312" w:lineRule="auto"/>
        <w:ind w:left="720" w:hanging="720"/>
        <w:jc w:val="both"/>
        <w:rPr>
          <w:rFonts w:ascii="Times New Roman" w:hAnsi="Times New Roman" w:cs="Times New Roman"/>
          <w:b/>
          <w:bCs/>
          <w:sz w:val="26"/>
          <w:szCs w:val="26"/>
        </w:rPr>
      </w:pPr>
      <w:r w:rsidRPr="00346EF3">
        <w:rPr>
          <w:rFonts w:ascii="Times New Roman" w:hAnsi="Times New Roman" w:cs="Times New Roman"/>
          <w:sz w:val="26"/>
          <w:szCs w:val="26"/>
        </w:rPr>
        <w:t xml:space="preserve">[1] </w:t>
      </w:r>
      <w:r>
        <w:rPr>
          <w:rFonts w:ascii="Times New Roman" w:hAnsi="Times New Roman" w:cs="Times New Roman"/>
          <w:sz w:val="26"/>
          <w:szCs w:val="26"/>
        </w:rPr>
        <w:t xml:space="preserve"> </w:t>
      </w:r>
      <w:r>
        <w:rPr>
          <w:rFonts w:ascii="Times New Roman" w:hAnsi="Times New Roman" w:cs="Times New Roman"/>
          <w:sz w:val="26"/>
          <w:szCs w:val="26"/>
        </w:rPr>
        <w:tab/>
      </w:r>
      <w:r w:rsidRPr="00346EF3">
        <w:rPr>
          <w:rFonts w:ascii="Times New Roman" w:hAnsi="Times New Roman" w:cs="Times New Roman"/>
          <w:sz w:val="26"/>
          <w:szCs w:val="26"/>
        </w:rPr>
        <w:t>Nguyễn Đình Thuân, Mai Xuân Hùng, “</w:t>
      </w:r>
      <w:r w:rsidRPr="007F46F9">
        <w:rPr>
          <w:rFonts w:ascii="Times New Roman" w:hAnsi="Times New Roman" w:cs="Times New Roman"/>
          <w:i/>
          <w:sz w:val="26"/>
          <w:szCs w:val="26"/>
        </w:rPr>
        <w:t>Giáo trình phát triển ứng dụng web</w:t>
      </w:r>
      <w:r w:rsidRPr="00346EF3">
        <w:rPr>
          <w:rFonts w:ascii="Times New Roman" w:hAnsi="Times New Roman" w:cs="Times New Roman"/>
          <w:sz w:val="26"/>
          <w:szCs w:val="26"/>
        </w:rPr>
        <w:t xml:space="preserve">”, ĐHQG </w:t>
      </w:r>
      <w:r>
        <w:rPr>
          <w:rFonts w:ascii="Times New Roman" w:hAnsi="Times New Roman" w:cs="Times New Roman"/>
          <w:sz w:val="26"/>
          <w:szCs w:val="26"/>
        </w:rPr>
        <w:t xml:space="preserve"> </w:t>
      </w:r>
      <w:r w:rsidRPr="00346EF3">
        <w:rPr>
          <w:rFonts w:ascii="Times New Roman" w:hAnsi="Times New Roman" w:cs="Times New Roman"/>
          <w:sz w:val="26"/>
          <w:szCs w:val="26"/>
        </w:rPr>
        <w:t>TPHCM, 2015</w:t>
      </w:r>
      <w:r>
        <w:rPr>
          <w:rFonts w:ascii="Times New Roman" w:hAnsi="Times New Roman" w:cs="Times New Roman"/>
          <w:sz w:val="26"/>
          <w:szCs w:val="26"/>
        </w:rPr>
        <w:t>.</w:t>
      </w:r>
    </w:p>
    <w:p w14:paraId="44EDC021" w14:textId="4E9794FF" w:rsidR="00346EF3" w:rsidRDefault="00346EF3">
      <w:pPr>
        <w:spacing w:before="120" w:after="120" w:line="312" w:lineRule="auto"/>
        <w:ind w:left="720" w:hanging="720"/>
        <w:jc w:val="both"/>
        <w:rPr>
          <w:rFonts w:ascii="Times New Roman" w:hAnsi="Times New Roman" w:cs="Times New Roman"/>
          <w:sz w:val="26"/>
          <w:szCs w:val="26"/>
        </w:rPr>
      </w:pPr>
      <w:r w:rsidRPr="00346EF3">
        <w:rPr>
          <w:rFonts w:ascii="Times New Roman" w:hAnsi="Times New Roman" w:cs="Times New Roman"/>
          <w:sz w:val="26"/>
          <w:szCs w:val="26"/>
        </w:rPr>
        <w:t xml:space="preserve">[2] </w:t>
      </w:r>
      <w:r>
        <w:rPr>
          <w:rFonts w:ascii="Times New Roman" w:hAnsi="Times New Roman" w:cs="Times New Roman"/>
          <w:sz w:val="26"/>
          <w:szCs w:val="26"/>
        </w:rPr>
        <w:tab/>
      </w:r>
      <w:r w:rsidRPr="00346EF3">
        <w:rPr>
          <w:rFonts w:ascii="Times New Roman" w:hAnsi="Times New Roman" w:cs="Times New Roman"/>
          <w:sz w:val="26"/>
          <w:szCs w:val="26"/>
        </w:rPr>
        <w:t>Phạm Nguyễn Cương, Hồ Tường Vinh, “</w:t>
      </w:r>
      <w:r w:rsidRPr="007F46F9">
        <w:rPr>
          <w:rFonts w:ascii="Times New Roman" w:hAnsi="Times New Roman" w:cs="Times New Roman"/>
          <w:i/>
          <w:sz w:val="26"/>
          <w:szCs w:val="26"/>
        </w:rPr>
        <w:t>Giáo trình Phân tích và thiết kế hệ thống Hướng đối tượng sử dụng UML</w:t>
      </w:r>
      <w:r w:rsidRPr="00346EF3">
        <w:rPr>
          <w:rFonts w:ascii="Times New Roman" w:hAnsi="Times New Roman" w:cs="Times New Roman"/>
          <w:sz w:val="26"/>
          <w:szCs w:val="26"/>
        </w:rPr>
        <w:t xml:space="preserve">”, ĐHKHTN TP HCM, 2013. </w:t>
      </w:r>
    </w:p>
    <w:p w14:paraId="283BD48D" w14:textId="52859B59" w:rsidR="005B6096" w:rsidDel="00467976" w:rsidRDefault="00047FE2">
      <w:pPr>
        <w:pStyle w:val="c2"/>
        <w:rPr>
          <w:del w:id="2007" w:author="UyenMinh" w:date="2024-12-22T19:32:00Z"/>
        </w:rPr>
        <w:pPrChange w:id="2008" w:author="Tran Dang" w:date="2024-12-22T21:02:00Z">
          <w:pPr>
            <w:spacing w:before="120" w:after="120" w:line="312" w:lineRule="auto"/>
            <w:ind w:left="720" w:hanging="720"/>
            <w:jc w:val="both"/>
          </w:pPr>
        </w:pPrChange>
      </w:pPr>
      <w:bookmarkStart w:id="2009" w:name="_Toc185793911"/>
      <w:ins w:id="2010" w:author="Tran Dang" w:date="2024-12-22T21:02:00Z">
        <w:r>
          <w:t xml:space="preserve">2. </w:t>
        </w:r>
      </w:ins>
      <w:ins w:id="2011" w:author="Tran Dang" w:date="2024-12-22T21:01:00Z">
        <w:r w:rsidR="008E29C2">
          <w:t>Các website tham khảo</w:t>
        </w:r>
      </w:ins>
      <w:bookmarkEnd w:id="2009"/>
    </w:p>
    <w:p w14:paraId="1AA3B8CA" w14:textId="5CE9A2C4" w:rsidR="003C2B73" w:rsidRPr="00346EF3" w:rsidRDefault="00346EF3">
      <w:pPr>
        <w:pStyle w:val="c2"/>
      </w:pPr>
      <w:del w:id="2012" w:author="UyenMinh" w:date="2024-12-22T19:32:00Z">
        <w:r w:rsidRPr="00346EF3" w:rsidDel="00467976">
          <w:delText>2</w:delText>
        </w:r>
      </w:del>
      <w:bookmarkStart w:id="2013" w:name="_Toc185793401"/>
      <w:bookmarkStart w:id="2014" w:name="_Toc185793492"/>
      <w:del w:id="2015" w:author="Tran Dang" w:date="2024-12-22T21:01:00Z">
        <w:r w:rsidRPr="00346EF3" w:rsidDel="008E29C2">
          <w:delText xml:space="preserve">. </w:delText>
        </w:r>
        <w:r w:rsidR="003C2B73" w:rsidRPr="00346EF3" w:rsidDel="008E29C2">
          <w:delText>Các website tham khảo</w:delText>
        </w:r>
      </w:del>
      <w:bookmarkEnd w:id="2013"/>
      <w:bookmarkEnd w:id="2014"/>
    </w:p>
    <w:p w14:paraId="0D8D5409" w14:textId="28A07CA3" w:rsidR="005B6096" w:rsidRPr="005B6096" w:rsidRDefault="00C50E91" w:rsidP="005B6096">
      <w:pPr>
        <w:spacing w:before="120" w:after="120" w:line="312" w:lineRule="auto"/>
        <w:jc w:val="both"/>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rPr>
        <w:tab/>
      </w:r>
      <w:r w:rsidR="005B6096">
        <w:rPr>
          <w:rFonts w:ascii="Times New Roman" w:hAnsi="Times New Roman" w:cs="Times New Roman"/>
          <w:sz w:val="26"/>
          <w:szCs w:val="26"/>
        </w:rPr>
        <w:t>Viblo</w:t>
      </w:r>
      <w:r>
        <w:rPr>
          <w:rFonts w:ascii="Times New Roman" w:hAnsi="Times New Roman" w:cs="Times New Roman"/>
          <w:sz w:val="26"/>
          <w:szCs w:val="26"/>
        </w:rPr>
        <w:t xml:space="preserve">, </w:t>
      </w:r>
      <w:r w:rsidR="005B6096" w:rsidRPr="005B6096">
        <w:rPr>
          <w:rFonts w:ascii="Times New Roman" w:hAnsi="Times New Roman" w:cs="Times New Roman"/>
          <w:sz w:val="26"/>
          <w:szCs w:val="26"/>
        </w:rPr>
        <w:t>Hoang Trong Hieu</w:t>
      </w:r>
      <w:r>
        <w:rPr>
          <w:rFonts w:ascii="Times New Roman" w:hAnsi="Times New Roman" w:cs="Times New Roman"/>
          <w:sz w:val="26"/>
          <w:szCs w:val="26"/>
        </w:rPr>
        <w:t>,</w:t>
      </w:r>
      <w:r w:rsidR="005B6096">
        <w:rPr>
          <w:rFonts w:ascii="Times New Roman" w:hAnsi="Times New Roman" w:cs="Times New Roman"/>
          <w:sz w:val="26"/>
          <w:szCs w:val="26"/>
        </w:rPr>
        <w:t xml:space="preserve"> (26-04-2017),</w:t>
      </w:r>
      <w:r>
        <w:rPr>
          <w:rFonts w:ascii="Times New Roman" w:hAnsi="Times New Roman" w:cs="Times New Roman"/>
          <w:sz w:val="26"/>
          <w:szCs w:val="26"/>
        </w:rPr>
        <w:t xml:space="preserve"> </w:t>
      </w:r>
      <w:r w:rsidR="005B6096" w:rsidRPr="005B6096">
        <w:rPr>
          <w:rFonts w:ascii="Times New Roman" w:hAnsi="Times New Roman" w:cs="Times New Roman"/>
          <w:i/>
          <w:iCs/>
          <w:sz w:val="26"/>
          <w:szCs w:val="26"/>
        </w:rPr>
        <w:t>ReactJS - Ưu điểm và nhược điểm</w:t>
      </w:r>
    </w:p>
    <w:p w14:paraId="0C14F1A1" w14:textId="13B77D47" w:rsidR="005B6096" w:rsidRPr="005B6096" w:rsidRDefault="00CA00B5" w:rsidP="005B6096">
      <w:pPr>
        <w:spacing w:before="120" w:after="120" w:line="312" w:lineRule="auto"/>
        <w:ind w:left="720"/>
        <w:jc w:val="both"/>
        <w:rPr>
          <w:rFonts w:ascii="Times New Roman" w:hAnsi="Times New Roman" w:cs="Times New Roman"/>
          <w:i/>
          <w:iCs/>
          <w:sz w:val="26"/>
          <w:szCs w:val="26"/>
        </w:rPr>
      </w:pPr>
      <w:hyperlink r:id="rId42" w:history="1">
        <w:r w:rsidR="005B6096" w:rsidRPr="005B6096">
          <w:rPr>
            <w:rStyle w:val="Hyperlink"/>
            <w:rFonts w:ascii="Times New Roman" w:hAnsi="Times New Roman" w:cs="Times New Roman"/>
            <w:i/>
            <w:iCs/>
            <w:sz w:val="26"/>
            <w:szCs w:val="26"/>
          </w:rPr>
          <w:t>https://viblo.asia/p/reactjs-uu-diem-va-nhuoc-diem-V3m5WzexlO7</w:t>
        </w:r>
      </w:hyperlink>
      <w:r w:rsidR="005B6096">
        <w:rPr>
          <w:rFonts w:ascii="Times New Roman" w:hAnsi="Times New Roman" w:cs="Times New Roman"/>
          <w:i/>
          <w:iCs/>
          <w:sz w:val="26"/>
          <w:szCs w:val="26"/>
        </w:rPr>
        <w:t xml:space="preserve">, </w:t>
      </w:r>
      <w:r w:rsidR="005B6096" w:rsidRPr="005B6096">
        <w:rPr>
          <w:rFonts w:ascii="Times New Roman" w:hAnsi="Times New Roman" w:cs="Times New Roman"/>
          <w:i/>
          <w:iCs/>
          <w:sz w:val="26"/>
          <w:szCs w:val="26"/>
        </w:rPr>
        <w:t>truy cập ngày 21-12-2024</w:t>
      </w:r>
    </w:p>
    <w:p w14:paraId="7C872CCC" w14:textId="3F172016" w:rsidR="00463BDA" w:rsidRPr="00463BDA" w:rsidRDefault="005B6096" w:rsidP="005B6096">
      <w:pPr>
        <w:spacing w:before="120" w:after="120" w:line="312" w:lineRule="auto"/>
        <w:ind w:left="720" w:hanging="720"/>
        <w:jc w:val="both"/>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rPr>
        <w:tab/>
        <w:t>A</w:t>
      </w:r>
      <w:r w:rsidRPr="005B6096">
        <w:rPr>
          <w:rFonts w:ascii="Times New Roman" w:hAnsi="Times New Roman" w:cs="Times New Roman"/>
          <w:sz w:val="26"/>
          <w:szCs w:val="26"/>
        </w:rPr>
        <w:t>ndrewray</w:t>
      </w:r>
      <w:r>
        <w:rPr>
          <w:rFonts w:ascii="Times New Roman" w:hAnsi="Times New Roman" w:cs="Times New Roman"/>
          <w:sz w:val="26"/>
          <w:szCs w:val="26"/>
        </w:rPr>
        <w:t xml:space="preserve">, (14-11-2021), </w:t>
      </w:r>
      <w:r w:rsidRPr="005B6096">
        <w:rPr>
          <w:rFonts w:ascii="Times New Roman" w:hAnsi="Times New Roman" w:cs="Times New Roman"/>
          <w:i/>
          <w:iCs/>
          <w:sz w:val="26"/>
          <w:szCs w:val="26"/>
        </w:rPr>
        <w:t>The Mental Model That Finally Helped Me Understand ReactJS</w:t>
      </w:r>
      <w:r>
        <w:rPr>
          <w:rFonts w:ascii="Times New Roman" w:hAnsi="Times New Roman" w:cs="Times New Roman"/>
          <w:i/>
          <w:iCs/>
          <w:sz w:val="26"/>
          <w:szCs w:val="26"/>
        </w:rPr>
        <w:t xml:space="preserve"> </w:t>
      </w:r>
      <w:hyperlink r:id="rId43" w:history="1">
        <w:r w:rsidRPr="005B6096">
          <w:rPr>
            <w:rStyle w:val="Hyperlink"/>
            <w:rFonts w:ascii="Times New Roman" w:hAnsi="Times New Roman" w:cs="Times New Roman"/>
            <w:i/>
            <w:iCs/>
            <w:sz w:val="26"/>
            <w:szCs w:val="26"/>
          </w:rPr>
          <w:t>https://andrewray.me/blog/reactjs-for-beginners</w:t>
        </w:r>
      </w:hyperlink>
      <w:r>
        <w:rPr>
          <w:rFonts w:ascii="Times New Roman" w:hAnsi="Times New Roman" w:cs="Times New Roman"/>
          <w:i/>
          <w:iCs/>
          <w:sz w:val="26"/>
          <w:szCs w:val="26"/>
        </w:rPr>
        <w:t>, truy cập ngày 21-12-2024</w:t>
      </w:r>
    </w:p>
    <w:sectPr w:rsidR="00463BDA" w:rsidRPr="00463BDA" w:rsidSect="00CA3582">
      <w:type w:val="continuous"/>
      <w:pgSz w:w="11909" w:h="16834" w:code="9"/>
      <w:pgMar w:top="1134"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UyenMinh" w:date="2024-12-22T18:26:00Z" w:initials="U">
    <w:p w14:paraId="6353B16C" w14:textId="1CCA5721" w:rsidR="00CA00B5" w:rsidRDefault="00CA00B5">
      <w:pPr>
        <w:pStyle w:val="CommentText"/>
      </w:pPr>
      <w:r>
        <w:rPr>
          <w:rStyle w:val="CommentReference"/>
        </w:rPr>
        <w:annotationRef/>
      </w:r>
    </w:p>
  </w:comment>
  <w:comment w:id="5" w:author="UyenMinh" w:date="2024-12-22T18:24:00Z" w:initials="U">
    <w:p w14:paraId="2C03843C" w14:textId="477EAE98" w:rsidR="00CA00B5" w:rsidRDefault="00CA00B5">
      <w:pPr>
        <w:pStyle w:val="CommentText"/>
      </w:pPr>
      <w:r>
        <w:rPr>
          <w:rStyle w:val="CommentReference"/>
        </w:rPr>
        <w:annotationRef/>
      </w:r>
      <w:r>
        <w:t>Chỉnh lại theo định dạng trang 1 cô đã chỉnh, cả 2 trang xem Logo di chuyển xuống một tí nữa cho cân đối</w:t>
      </w:r>
    </w:p>
  </w:comment>
  <w:comment w:id="6" w:author="UyenMinh" w:date="2024-12-22T18:25:00Z" w:initials="U">
    <w:p w14:paraId="61FCD5C9" w14:textId="3BA259C9" w:rsidR="00CA00B5" w:rsidRDefault="00CA00B5">
      <w:pPr>
        <w:pStyle w:val="CommentText"/>
      </w:pPr>
      <w:r>
        <w:rPr>
          <w:rStyle w:val="CommentReference"/>
        </w:rPr>
        <w:annotationRef/>
      </w:r>
    </w:p>
  </w:comment>
  <w:comment w:id="445" w:author="UyenMinh" w:date="2024-12-22T18:59:00Z" w:initials="U">
    <w:p w14:paraId="1F87606E" w14:textId="3F34852B" w:rsidR="00CA00B5" w:rsidRDefault="00CA00B5">
      <w:pPr>
        <w:pStyle w:val="CommentText"/>
      </w:pPr>
      <w:r>
        <w:rPr>
          <w:rStyle w:val="CommentReference"/>
        </w:rPr>
        <w:annotationRef/>
      </w:r>
      <w:r>
        <w:t>Phần này có thể vẽ sơ đồ cấu trúc website á, đặt tên thứ tự là Hình 2.1. ….(Trong bài thiếu hình 2.1)</w:t>
      </w:r>
    </w:p>
  </w:comment>
  <w:comment w:id="977" w:author="UyenMinh" w:date="2024-12-22T19:11:00Z" w:initials="U">
    <w:p w14:paraId="2C43EAF2" w14:textId="2ED50B78" w:rsidR="00CA00B5" w:rsidRDefault="00CA00B5">
      <w:pPr>
        <w:pStyle w:val="CommentText"/>
      </w:pPr>
      <w:r>
        <w:rPr>
          <w:rStyle w:val="CommentReference"/>
        </w:rPr>
        <w:annotationRef/>
      </w:r>
      <w:r>
        <w:t>Các table em định dạng lại, gồm: đoạn: 0 pt, dòng: 1,2 hoặc 1,3, lặp lại tiêu đề bảng khi bị sang trang mới, canh giữa theo chiều đứng cho các nội dung trong ô.</w:t>
      </w:r>
    </w:p>
  </w:comment>
  <w:comment w:id="1769" w:author="UyenMinh" w:date="2024-12-22T19:21:00Z" w:initials="U">
    <w:p w14:paraId="3F502B0D" w14:textId="2CD22380" w:rsidR="00CA00B5" w:rsidRDefault="00CA00B5">
      <w:pPr>
        <w:pStyle w:val="CommentText"/>
      </w:pPr>
      <w:r>
        <w:rPr>
          <w:rStyle w:val="CommentReference"/>
        </w:rPr>
        <w:annotationRef/>
      </w:r>
      <w:r>
        <w:t>Mấy phần này không cần chú thích bảng</w:t>
      </w:r>
    </w:p>
  </w:comment>
  <w:comment w:id="1817" w:author="UyenMinh" w:date="2024-12-22T19:26:00Z" w:initials="U">
    <w:p w14:paraId="109D50F6" w14:textId="6A08FDE2" w:rsidR="00CA00B5" w:rsidRDefault="00CA00B5">
      <w:pPr>
        <w:pStyle w:val="CommentText"/>
      </w:pPr>
      <w:r>
        <w:rPr>
          <w:rStyle w:val="CommentReference"/>
        </w:rPr>
        <w:annotationRef/>
      </w:r>
      <w:r>
        <w:t>Nằm liền sau hình, sau khi xong em kiểm tra không để rớt chữ qua trang mới</w:t>
      </w:r>
    </w:p>
  </w:comment>
  <w:comment w:id="1972" w:author="UyenMinh" w:date="2024-12-22T19:31:00Z" w:initials="U">
    <w:p w14:paraId="524EC9CC" w14:textId="2653C1F5" w:rsidR="00CA00B5" w:rsidRDefault="00CA00B5">
      <w:pPr>
        <w:pStyle w:val="CommentText"/>
      </w:pPr>
      <w:r>
        <w:rPr>
          <w:rStyle w:val="CommentReference"/>
        </w:rPr>
        <w:annotationRef/>
      </w:r>
      <w:r>
        <w:t>Em xem lại trong bố cục, cô nhớ chỗ thuật ngữ để ở các trang đầu của báo cáo</w:t>
      </w:r>
    </w:p>
  </w:comment>
  <w:comment w:id="1973" w:author="Tran Dang" w:date="2024-12-22T19:55:00Z" w:initials="TD">
    <w:p w14:paraId="6D7FB60A" w14:textId="0ABDCCFE" w:rsidR="00CA00B5" w:rsidRDefault="00CA00B5">
      <w:pPr>
        <w:pStyle w:val="CommentText"/>
      </w:pPr>
      <w:r>
        <w:rPr>
          <w:rStyle w:val="CommentReference"/>
        </w:rPr>
        <w:annotationRef/>
      </w:r>
      <w:r>
        <w:t>Dạ trong mẫu báo cáo cô Hương gửi là nằm đúng vị trí rồi cô. Phía sau phần ba (kết luận)</w:t>
      </w:r>
    </w:p>
  </w:comment>
  <w:comment w:id="1974" w:author="Tran Dang" w:date="2024-12-22T19:56:00Z" w:initials="TD">
    <w:p w14:paraId="2E6DE1D9" w14:textId="487E16CD" w:rsidR="00CA00B5" w:rsidRDefault="00CA00B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353B16C" w15:done="0"/>
  <w15:commentEx w15:paraId="2C03843C" w15:done="0"/>
  <w15:commentEx w15:paraId="61FCD5C9" w15:paraIdParent="2C03843C" w15:done="0"/>
  <w15:commentEx w15:paraId="1F87606E" w15:done="0"/>
  <w15:commentEx w15:paraId="2C43EAF2" w15:done="0"/>
  <w15:commentEx w15:paraId="3F502B0D" w15:done="1"/>
  <w15:commentEx w15:paraId="109D50F6" w15:done="1"/>
  <w15:commentEx w15:paraId="524EC9CC" w15:done="0"/>
  <w15:commentEx w15:paraId="6D7FB60A" w15:paraIdParent="524EC9CC" w15:done="0"/>
  <w15:commentEx w15:paraId="2E6DE1D9" w15:paraIdParent="524EC9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12ED2A" w16cex:dateUtc="2024-12-22T12:55:00Z"/>
  <w16cex:commentExtensible w16cex:durableId="2B12ED50" w16cex:dateUtc="2024-12-22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353B16C" w16cid:durableId="2B12D852"/>
  <w16cid:commentId w16cid:paraId="2C03843C" w16cid:durableId="2B12D7CE"/>
  <w16cid:commentId w16cid:paraId="61FCD5C9" w16cid:durableId="2B12D822"/>
  <w16cid:commentId w16cid:paraId="1F87606E" w16cid:durableId="2B12E009"/>
  <w16cid:commentId w16cid:paraId="2C43EAF2" w16cid:durableId="2B12E2DE"/>
  <w16cid:commentId w16cid:paraId="3F502B0D" w16cid:durableId="2B12E521"/>
  <w16cid:commentId w16cid:paraId="109D50F6" w16cid:durableId="2B12E64E"/>
  <w16cid:commentId w16cid:paraId="524EC9CC" w16cid:durableId="2B12E774"/>
  <w16cid:commentId w16cid:paraId="6D7FB60A" w16cid:durableId="2B12ED2A"/>
  <w16cid:commentId w16cid:paraId="2E6DE1D9" w16cid:durableId="2B12ED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1AADC9" w14:textId="77777777" w:rsidR="001F5399" w:rsidRDefault="001F5399" w:rsidP="00CA3582">
      <w:pPr>
        <w:spacing w:after="0" w:line="240" w:lineRule="auto"/>
      </w:pPr>
      <w:r>
        <w:separator/>
      </w:r>
    </w:p>
  </w:endnote>
  <w:endnote w:type="continuationSeparator" w:id="0">
    <w:p w14:paraId="304284C4" w14:textId="77777777" w:rsidR="001F5399" w:rsidRDefault="001F5399" w:rsidP="00CA3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A3A62F" w14:textId="4D53E285" w:rsidR="00CA00B5" w:rsidRDefault="00CA00B5">
    <w:pPr>
      <w:pStyle w:val="Footer"/>
      <w:jc w:val="center"/>
    </w:pPr>
  </w:p>
  <w:p w14:paraId="158606B4" w14:textId="77777777" w:rsidR="00CA00B5" w:rsidRDefault="00CA0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4455271"/>
      <w:docPartObj>
        <w:docPartGallery w:val="Page Numbers (Bottom of Page)"/>
        <w:docPartUnique/>
      </w:docPartObj>
    </w:sdtPr>
    <w:sdtEndPr>
      <w:rPr>
        <w:noProof/>
      </w:rPr>
    </w:sdtEndPr>
    <w:sdtContent>
      <w:p w14:paraId="62293FB3" w14:textId="6851CC47" w:rsidR="00CA00B5" w:rsidRDefault="00CA00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60AEE7" w14:textId="77777777" w:rsidR="00CA00B5" w:rsidRDefault="00CA00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6C3CD" w14:textId="05AF4CDC" w:rsidR="00CA00B5" w:rsidRDefault="00CA00B5">
    <w:pPr>
      <w:pStyle w:val="Footer"/>
      <w:jc w:val="center"/>
    </w:pPr>
  </w:p>
  <w:p w14:paraId="6E924CC3" w14:textId="77777777" w:rsidR="00CA00B5" w:rsidRDefault="00CA0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F90BEF" w14:textId="77777777" w:rsidR="001F5399" w:rsidRDefault="001F5399" w:rsidP="00CA3582">
      <w:pPr>
        <w:spacing w:after="0" w:line="240" w:lineRule="auto"/>
      </w:pPr>
      <w:r>
        <w:separator/>
      </w:r>
    </w:p>
  </w:footnote>
  <w:footnote w:type="continuationSeparator" w:id="0">
    <w:p w14:paraId="5998BAD5" w14:textId="77777777" w:rsidR="001F5399" w:rsidRDefault="001F5399" w:rsidP="00CA3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731FC"/>
    <w:multiLevelType w:val="multilevel"/>
    <w:tmpl w:val="77E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35652"/>
    <w:multiLevelType w:val="hybridMultilevel"/>
    <w:tmpl w:val="F7980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66640"/>
    <w:multiLevelType w:val="hybridMultilevel"/>
    <w:tmpl w:val="CF44F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27B6A"/>
    <w:multiLevelType w:val="hybridMultilevel"/>
    <w:tmpl w:val="F74A8D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62E19"/>
    <w:multiLevelType w:val="hybridMultilevel"/>
    <w:tmpl w:val="BE844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CC6499"/>
    <w:multiLevelType w:val="multilevel"/>
    <w:tmpl w:val="1C2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57972"/>
    <w:multiLevelType w:val="hybridMultilevel"/>
    <w:tmpl w:val="BAEA234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455D29"/>
    <w:multiLevelType w:val="hybridMultilevel"/>
    <w:tmpl w:val="0D2A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125CA2"/>
    <w:multiLevelType w:val="multilevel"/>
    <w:tmpl w:val="085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AD7158"/>
    <w:multiLevelType w:val="hybridMultilevel"/>
    <w:tmpl w:val="94749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D56FE3"/>
    <w:multiLevelType w:val="hybridMultilevel"/>
    <w:tmpl w:val="B10EF84A"/>
    <w:lvl w:ilvl="0" w:tplc="9080F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651D17"/>
    <w:multiLevelType w:val="multilevel"/>
    <w:tmpl w:val="8500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D7386"/>
    <w:multiLevelType w:val="hybridMultilevel"/>
    <w:tmpl w:val="5E6CD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604182"/>
    <w:multiLevelType w:val="multilevel"/>
    <w:tmpl w:val="C774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C69FF"/>
    <w:multiLevelType w:val="hybridMultilevel"/>
    <w:tmpl w:val="AFA84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FA31C6"/>
    <w:multiLevelType w:val="multilevel"/>
    <w:tmpl w:val="8A30DF5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67802CE"/>
    <w:multiLevelType w:val="multilevel"/>
    <w:tmpl w:val="AEA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97C49"/>
    <w:multiLevelType w:val="hybridMultilevel"/>
    <w:tmpl w:val="188AE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CE20FD"/>
    <w:multiLevelType w:val="multilevel"/>
    <w:tmpl w:val="A6C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C12A7"/>
    <w:multiLevelType w:val="multilevel"/>
    <w:tmpl w:val="AEF2077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E9D7DB6"/>
    <w:multiLevelType w:val="hybridMultilevel"/>
    <w:tmpl w:val="2F228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5F3670"/>
    <w:multiLevelType w:val="hybridMultilevel"/>
    <w:tmpl w:val="FE2A3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51282F"/>
    <w:multiLevelType w:val="multilevel"/>
    <w:tmpl w:val="A080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235FE"/>
    <w:multiLevelType w:val="hybridMultilevel"/>
    <w:tmpl w:val="BB845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0"/>
  </w:num>
  <w:num w:numId="3">
    <w:abstractNumId w:val="8"/>
  </w:num>
  <w:num w:numId="4">
    <w:abstractNumId w:val="19"/>
  </w:num>
  <w:num w:numId="5">
    <w:abstractNumId w:val="3"/>
  </w:num>
  <w:num w:numId="6">
    <w:abstractNumId w:val="17"/>
  </w:num>
  <w:num w:numId="7">
    <w:abstractNumId w:val="7"/>
  </w:num>
  <w:num w:numId="8">
    <w:abstractNumId w:val="4"/>
  </w:num>
  <w:num w:numId="9">
    <w:abstractNumId w:val="15"/>
  </w:num>
  <w:num w:numId="10">
    <w:abstractNumId w:val="12"/>
  </w:num>
  <w:num w:numId="11">
    <w:abstractNumId w:val="20"/>
  </w:num>
  <w:num w:numId="12">
    <w:abstractNumId w:val="1"/>
  </w:num>
  <w:num w:numId="13">
    <w:abstractNumId w:val="14"/>
  </w:num>
  <w:num w:numId="14">
    <w:abstractNumId w:val="2"/>
  </w:num>
  <w:num w:numId="15">
    <w:abstractNumId w:val="21"/>
  </w:num>
  <w:num w:numId="16">
    <w:abstractNumId w:val="9"/>
  </w:num>
  <w:num w:numId="17">
    <w:abstractNumId w:val="16"/>
  </w:num>
  <w:num w:numId="18">
    <w:abstractNumId w:val="22"/>
  </w:num>
  <w:num w:numId="19">
    <w:abstractNumId w:val="5"/>
  </w:num>
  <w:num w:numId="20">
    <w:abstractNumId w:val="18"/>
  </w:num>
  <w:num w:numId="21">
    <w:abstractNumId w:val="13"/>
  </w:num>
  <w:num w:numId="22">
    <w:abstractNumId w:val="11"/>
  </w:num>
  <w:num w:numId="23">
    <w:abstractNumId w:val="23"/>
  </w:num>
  <w:num w:numId="2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yenMinh">
    <w15:presenceInfo w15:providerId="Windows Live" w15:userId="455167d889feecee"/>
  </w15:person>
  <w15:person w15:author="Tran Dang">
    <w15:presenceInfo w15:providerId="Windows Live" w15:userId="9c0f1931ddee21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33F"/>
    <w:rsid w:val="000011F7"/>
    <w:rsid w:val="0001169B"/>
    <w:rsid w:val="000143E9"/>
    <w:rsid w:val="00015B1B"/>
    <w:rsid w:val="00021E98"/>
    <w:rsid w:val="00031786"/>
    <w:rsid w:val="00037083"/>
    <w:rsid w:val="00047FE2"/>
    <w:rsid w:val="00067CEA"/>
    <w:rsid w:val="000B4E11"/>
    <w:rsid w:val="00105B11"/>
    <w:rsid w:val="0011052E"/>
    <w:rsid w:val="00117E3A"/>
    <w:rsid w:val="00124C1F"/>
    <w:rsid w:val="00130DF7"/>
    <w:rsid w:val="00132B99"/>
    <w:rsid w:val="00163A3C"/>
    <w:rsid w:val="00173CFF"/>
    <w:rsid w:val="00176A83"/>
    <w:rsid w:val="00177F92"/>
    <w:rsid w:val="001A295B"/>
    <w:rsid w:val="001B424F"/>
    <w:rsid w:val="001C73B1"/>
    <w:rsid w:val="001C7EEE"/>
    <w:rsid w:val="001D0986"/>
    <w:rsid w:val="001F5399"/>
    <w:rsid w:val="001F5C33"/>
    <w:rsid w:val="00207854"/>
    <w:rsid w:val="00210EBD"/>
    <w:rsid w:val="00220103"/>
    <w:rsid w:val="00224C42"/>
    <w:rsid w:val="002A4EEE"/>
    <w:rsid w:val="002B6BD5"/>
    <w:rsid w:val="002B7532"/>
    <w:rsid w:val="002C5445"/>
    <w:rsid w:val="002E0420"/>
    <w:rsid w:val="0030320F"/>
    <w:rsid w:val="003311EA"/>
    <w:rsid w:val="00346EF3"/>
    <w:rsid w:val="003A2012"/>
    <w:rsid w:val="003C0565"/>
    <w:rsid w:val="003C2B73"/>
    <w:rsid w:val="0041133F"/>
    <w:rsid w:val="00425937"/>
    <w:rsid w:val="00433A3A"/>
    <w:rsid w:val="00454CB6"/>
    <w:rsid w:val="00463BDA"/>
    <w:rsid w:val="00467976"/>
    <w:rsid w:val="0049778B"/>
    <w:rsid w:val="00513491"/>
    <w:rsid w:val="005161F4"/>
    <w:rsid w:val="0052726D"/>
    <w:rsid w:val="00532F10"/>
    <w:rsid w:val="00546B63"/>
    <w:rsid w:val="0055089E"/>
    <w:rsid w:val="00571B8A"/>
    <w:rsid w:val="00591589"/>
    <w:rsid w:val="00591952"/>
    <w:rsid w:val="00592E3B"/>
    <w:rsid w:val="005B6096"/>
    <w:rsid w:val="005E5C56"/>
    <w:rsid w:val="005F2772"/>
    <w:rsid w:val="006028BE"/>
    <w:rsid w:val="006050AE"/>
    <w:rsid w:val="00605F72"/>
    <w:rsid w:val="00625E47"/>
    <w:rsid w:val="0065138E"/>
    <w:rsid w:val="00663DE7"/>
    <w:rsid w:val="0067301B"/>
    <w:rsid w:val="0069476B"/>
    <w:rsid w:val="006A2244"/>
    <w:rsid w:val="006E55B4"/>
    <w:rsid w:val="00700B06"/>
    <w:rsid w:val="00703C4D"/>
    <w:rsid w:val="00740B15"/>
    <w:rsid w:val="0074411A"/>
    <w:rsid w:val="00764F61"/>
    <w:rsid w:val="0077176C"/>
    <w:rsid w:val="007A2710"/>
    <w:rsid w:val="007A7A1B"/>
    <w:rsid w:val="007B0722"/>
    <w:rsid w:val="007B2769"/>
    <w:rsid w:val="007D037B"/>
    <w:rsid w:val="007F36DC"/>
    <w:rsid w:val="007F46F5"/>
    <w:rsid w:val="007F46F9"/>
    <w:rsid w:val="008009CA"/>
    <w:rsid w:val="0080316A"/>
    <w:rsid w:val="00826771"/>
    <w:rsid w:val="00867345"/>
    <w:rsid w:val="00881F82"/>
    <w:rsid w:val="008D00B0"/>
    <w:rsid w:val="008E2349"/>
    <w:rsid w:val="008E29C2"/>
    <w:rsid w:val="008E7C20"/>
    <w:rsid w:val="009108AD"/>
    <w:rsid w:val="00935860"/>
    <w:rsid w:val="0094079C"/>
    <w:rsid w:val="009434BC"/>
    <w:rsid w:val="00950712"/>
    <w:rsid w:val="00953B4C"/>
    <w:rsid w:val="009617D6"/>
    <w:rsid w:val="009B1C3A"/>
    <w:rsid w:val="009F5D55"/>
    <w:rsid w:val="00A30405"/>
    <w:rsid w:val="00A5040F"/>
    <w:rsid w:val="00A55020"/>
    <w:rsid w:val="00A60E84"/>
    <w:rsid w:val="00AA3C39"/>
    <w:rsid w:val="00AA5C91"/>
    <w:rsid w:val="00AB0FB4"/>
    <w:rsid w:val="00AC0082"/>
    <w:rsid w:val="00AD18A2"/>
    <w:rsid w:val="00AE5D49"/>
    <w:rsid w:val="00B133F4"/>
    <w:rsid w:val="00B76D2E"/>
    <w:rsid w:val="00B804F8"/>
    <w:rsid w:val="00B97D89"/>
    <w:rsid w:val="00BA7C6D"/>
    <w:rsid w:val="00C06069"/>
    <w:rsid w:val="00C22A04"/>
    <w:rsid w:val="00C369B2"/>
    <w:rsid w:val="00C50E91"/>
    <w:rsid w:val="00C6578A"/>
    <w:rsid w:val="00CA00B5"/>
    <w:rsid w:val="00CA1516"/>
    <w:rsid w:val="00CA3582"/>
    <w:rsid w:val="00CA66AD"/>
    <w:rsid w:val="00CC1A44"/>
    <w:rsid w:val="00CC6226"/>
    <w:rsid w:val="00CD693B"/>
    <w:rsid w:val="00CE2C01"/>
    <w:rsid w:val="00CF1D8E"/>
    <w:rsid w:val="00D37544"/>
    <w:rsid w:val="00D55D37"/>
    <w:rsid w:val="00D571D5"/>
    <w:rsid w:val="00D74745"/>
    <w:rsid w:val="00D83035"/>
    <w:rsid w:val="00D86AF1"/>
    <w:rsid w:val="00DA4F16"/>
    <w:rsid w:val="00DE1043"/>
    <w:rsid w:val="00E2265E"/>
    <w:rsid w:val="00E22C20"/>
    <w:rsid w:val="00E5080F"/>
    <w:rsid w:val="00E54190"/>
    <w:rsid w:val="00EB1130"/>
    <w:rsid w:val="00EC2985"/>
    <w:rsid w:val="00ED0E86"/>
    <w:rsid w:val="00ED66B0"/>
    <w:rsid w:val="00EF3303"/>
    <w:rsid w:val="00F036BB"/>
    <w:rsid w:val="00F10134"/>
    <w:rsid w:val="00F22385"/>
    <w:rsid w:val="00F26DDB"/>
    <w:rsid w:val="00F27BBE"/>
    <w:rsid w:val="00F53B33"/>
    <w:rsid w:val="00F94397"/>
    <w:rsid w:val="00FB44FF"/>
    <w:rsid w:val="00FE034E"/>
    <w:rsid w:val="00FF2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EFEF"/>
  <w15:chartTrackingRefBased/>
  <w15:docId w15:val="{CBF36783-4B73-4677-8F6C-139C9ED1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0FB4"/>
  </w:style>
  <w:style w:type="paragraph" w:styleId="Heading1">
    <w:name w:val="heading 1"/>
    <w:basedOn w:val="Normal"/>
    <w:next w:val="Normal"/>
    <w:link w:val="Heading1Char"/>
    <w:uiPriority w:val="9"/>
    <w:qFormat/>
    <w:rsid w:val="005272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B60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105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B60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986"/>
    <w:pPr>
      <w:ind w:left="720"/>
      <w:contextualSpacing/>
    </w:pPr>
  </w:style>
  <w:style w:type="table" w:styleId="TableGrid">
    <w:name w:val="Table Grid"/>
    <w:basedOn w:val="TableNormal"/>
    <w:uiPriority w:val="39"/>
    <w:rsid w:val="00C22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0103"/>
    <w:rPr>
      <w:color w:val="0563C1" w:themeColor="hyperlink"/>
      <w:u w:val="single"/>
    </w:rPr>
  </w:style>
  <w:style w:type="character" w:styleId="UnresolvedMention">
    <w:name w:val="Unresolved Mention"/>
    <w:basedOn w:val="DefaultParagraphFont"/>
    <w:uiPriority w:val="99"/>
    <w:semiHidden/>
    <w:unhideWhenUsed/>
    <w:rsid w:val="00220103"/>
    <w:rPr>
      <w:color w:val="605E5C"/>
      <w:shd w:val="clear" w:color="auto" w:fill="E1DFDD"/>
    </w:rPr>
  </w:style>
  <w:style w:type="paragraph" w:styleId="NormalWeb">
    <w:name w:val="Normal (Web)"/>
    <w:basedOn w:val="Normal"/>
    <w:uiPriority w:val="99"/>
    <w:semiHidden/>
    <w:unhideWhenUsed/>
    <w:rsid w:val="00173CFF"/>
    <w:rPr>
      <w:rFonts w:ascii="Times New Roman" w:hAnsi="Times New Roman" w:cs="Times New Roman"/>
      <w:sz w:val="24"/>
      <w:szCs w:val="24"/>
    </w:rPr>
  </w:style>
  <w:style w:type="table" w:styleId="GridTable4-Accent1">
    <w:name w:val="Grid Table 4 Accent 1"/>
    <w:basedOn w:val="TableNormal"/>
    <w:uiPriority w:val="49"/>
    <w:rsid w:val="00037083"/>
    <w:pPr>
      <w:spacing w:after="0" w:line="240" w:lineRule="auto"/>
    </w:pPr>
    <w:rPr>
      <w:rFonts w:eastAsiaTheme="minorEastAsia"/>
      <w:lang w:eastAsia="zh-C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c1">
    <w:name w:val="c1"/>
    <w:basedOn w:val="Normal"/>
    <w:qFormat/>
    <w:rsid w:val="003C0565"/>
    <w:pPr>
      <w:spacing w:before="120" w:after="120" w:line="312" w:lineRule="auto"/>
      <w:jc w:val="center"/>
      <w:outlineLvl w:val="0"/>
    </w:pPr>
    <w:rPr>
      <w:rFonts w:ascii="Times New Roman" w:hAnsi="Times New Roman" w:cs="Times New Roman"/>
      <w:b/>
      <w:bCs/>
      <w:sz w:val="28"/>
      <w:szCs w:val="26"/>
    </w:rPr>
  </w:style>
  <w:style w:type="paragraph" w:customStyle="1" w:styleId="c2">
    <w:name w:val="c2"/>
    <w:basedOn w:val="Normal"/>
    <w:qFormat/>
    <w:rsid w:val="00A5040F"/>
    <w:pPr>
      <w:spacing w:before="120" w:after="120" w:line="312" w:lineRule="auto"/>
      <w:jc w:val="both"/>
      <w:outlineLvl w:val="1"/>
    </w:pPr>
    <w:rPr>
      <w:rFonts w:ascii="Times New Roman" w:hAnsi="Times New Roman" w:cs="Times New Roman"/>
      <w:b/>
      <w:bCs/>
      <w:sz w:val="26"/>
      <w:szCs w:val="26"/>
    </w:rPr>
  </w:style>
  <w:style w:type="paragraph" w:customStyle="1" w:styleId="c3">
    <w:name w:val="c3"/>
    <w:basedOn w:val="Normal"/>
    <w:qFormat/>
    <w:rsid w:val="00A5040F"/>
    <w:pPr>
      <w:spacing w:before="120" w:after="120" w:line="312" w:lineRule="auto"/>
      <w:jc w:val="both"/>
      <w:outlineLvl w:val="2"/>
    </w:pPr>
    <w:rPr>
      <w:rFonts w:ascii="Times New Roman" w:hAnsi="Times New Roman" w:cs="Times New Roman"/>
      <w:b/>
      <w:bCs/>
      <w:color w:val="000000" w:themeColor="text1"/>
      <w:sz w:val="26"/>
      <w:szCs w:val="26"/>
    </w:rPr>
  </w:style>
  <w:style w:type="paragraph" w:customStyle="1" w:styleId="hinh">
    <w:name w:val="hinh"/>
    <w:basedOn w:val="Normal"/>
    <w:qFormat/>
    <w:rsid w:val="00A5040F"/>
    <w:pPr>
      <w:spacing w:before="120" w:after="120" w:line="312" w:lineRule="auto"/>
      <w:jc w:val="center"/>
      <w:outlineLvl w:val="0"/>
    </w:pPr>
    <w:rPr>
      <w:rFonts w:ascii="Times New Roman" w:hAnsi="Times New Roman" w:cs="Times New Roman"/>
      <w:i/>
      <w:sz w:val="26"/>
      <w:szCs w:val="26"/>
    </w:rPr>
  </w:style>
  <w:style w:type="paragraph" w:customStyle="1" w:styleId="c4">
    <w:name w:val="c4"/>
    <w:basedOn w:val="Normal"/>
    <w:qFormat/>
    <w:rsid w:val="00A5040F"/>
    <w:pPr>
      <w:spacing w:before="120" w:after="120" w:line="312" w:lineRule="auto"/>
      <w:jc w:val="both"/>
      <w:outlineLvl w:val="3"/>
    </w:pPr>
    <w:rPr>
      <w:rFonts w:ascii="Times New Roman" w:hAnsi="Times New Roman" w:cs="Times New Roman"/>
      <w:b/>
      <w:bCs/>
      <w:sz w:val="26"/>
      <w:szCs w:val="26"/>
    </w:rPr>
  </w:style>
  <w:style w:type="paragraph" w:customStyle="1" w:styleId="bang">
    <w:name w:val="bang"/>
    <w:basedOn w:val="Normal"/>
    <w:qFormat/>
    <w:rsid w:val="00A5040F"/>
    <w:pPr>
      <w:spacing w:before="120" w:after="120" w:line="312" w:lineRule="auto"/>
      <w:jc w:val="center"/>
      <w:outlineLvl w:val="0"/>
    </w:pPr>
    <w:rPr>
      <w:rFonts w:ascii="Times New Roman" w:hAnsi="Times New Roman" w:cs="Times New Roman"/>
      <w:i/>
      <w:sz w:val="26"/>
      <w:szCs w:val="26"/>
    </w:rPr>
  </w:style>
  <w:style w:type="character" w:customStyle="1" w:styleId="Heading1Char">
    <w:name w:val="Heading 1 Char"/>
    <w:basedOn w:val="DefaultParagraphFont"/>
    <w:link w:val="Heading1"/>
    <w:uiPriority w:val="9"/>
    <w:rsid w:val="0052726D"/>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346EF3"/>
    <w:rPr>
      <w:color w:val="954F72" w:themeColor="followedHyperlink"/>
      <w:u w:val="single"/>
    </w:rPr>
  </w:style>
  <w:style w:type="character" w:customStyle="1" w:styleId="Heading2Char">
    <w:name w:val="Heading 2 Char"/>
    <w:basedOn w:val="DefaultParagraphFont"/>
    <w:link w:val="Heading2"/>
    <w:uiPriority w:val="9"/>
    <w:semiHidden/>
    <w:rsid w:val="005B6096"/>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5B609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11052E"/>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11052E"/>
    <w:pPr>
      <w:spacing w:after="100"/>
    </w:pPr>
  </w:style>
  <w:style w:type="paragraph" w:styleId="TOC2">
    <w:name w:val="toc 2"/>
    <w:basedOn w:val="Normal"/>
    <w:next w:val="Normal"/>
    <w:autoRedefine/>
    <w:uiPriority w:val="39"/>
    <w:unhideWhenUsed/>
    <w:rsid w:val="0011052E"/>
    <w:pPr>
      <w:spacing w:after="100"/>
      <w:ind w:left="220"/>
    </w:pPr>
  </w:style>
  <w:style w:type="paragraph" w:styleId="TOC3">
    <w:name w:val="toc 3"/>
    <w:basedOn w:val="Normal"/>
    <w:next w:val="Normal"/>
    <w:autoRedefine/>
    <w:uiPriority w:val="39"/>
    <w:unhideWhenUsed/>
    <w:rsid w:val="0011052E"/>
    <w:pPr>
      <w:spacing w:after="100"/>
      <w:ind w:left="440"/>
    </w:pPr>
  </w:style>
  <w:style w:type="paragraph" w:styleId="Header">
    <w:name w:val="header"/>
    <w:basedOn w:val="Normal"/>
    <w:link w:val="HeaderChar"/>
    <w:uiPriority w:val="99"/>
    <w:unhideWhenUsed/>
    <w:rsid w:val="00CA3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582"/>
  </w:style>
  <w:style w:type="paragraph" w:styleId="Footer">
    <w:name w:val="footer"/>
    <w:basedOn w:val="Normal"/>
    <w:link w:val="FooterChar"/>
    <w:uiPriority w:val="99"/>
    <w:unhideWhenUsed/>
    <w:rsid w:val="00CA3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582"/>
  </w:style>
  <w:style w:type="paragraph" w:styleId="BalloonText">
    <w:name w:val="Balloon Text"/>
    <w:basedOn w:val="Normal"/>
    <w:link w:val="BalloonTextChar"/>
    <w:uiPriority w:val="99"/>
    <w:semiHidden/>
    <w:unhideWhenUsed/>
    <w:rsid w:val="00F53B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3B33"/>
    <w:rPr>
      <w:rFonts w:ascii="Segoe UI" w:hAnsi="Segoe UI" w:cs="Segoe UI"/>
      <w:sz w:val="18"/>
      <w:szCs w:val="18"/>
    </w:rPr>
  </w:style>
  <w:style w:type="character" w:styleId="CommentReference">
    <w:name w:val="annotation reference"/>
    <w:basedOn w:val="DefaultParagraphFont"/>
    <w:uiPriority w:val="99"/>
    <w:semiHidden/>
    <w:unhideWhenUsed/>
    <w:rsid w:val="00F53B33"/>
    <w:rPr>
      <w:sz w:val="16"/>
      <w:szCs w:val="16"/>
    </w:rPr>
  </w:style>
  <w:style w:type="paragraph" w:styleId="CommentText">
    <w:name w:val="annotation text"/>
    <w:basedOn w:val="Normal"/>
    <w:link w:val="CommentTextChar"/>
    <w:uiPriority w:val="99"/>
    <w:semiHidden/>
    <w:unhideWhenUsed/>
    <w:rsid w:val="00F53B33"/>
    <w:pPr>
      <w:spacing w:line="240" w:lineRule="auto"/>
    </w:pPr>
    <w:rPr>
      <w:sz w:val="20"/>
      <w:szCs w:val="20"/>
    </w:rPr>
  </w:style>
  <w:style w:type="character" w:customStyle="1" w:styleId="CommentTextChar">
    <w:name w:val="Comment Text Char"/>
    <w:basedOn w:val="DefaultParagraphFont"/>
    <w:link w:val="CommentText"/>
    <w:uiPriority w:val="99"/>
    <w:semiHidden/>
    <w:rsid w:val="00F53B33"/>
    <w:rPr>
      <w:sz w:val="20"/>
      <w:szCs w:val="20"/>
    </w:rPr>
  </w:style>
  <w:style w:type="paragraph" w:styleId="CommentSubject">
    <w:name w:val="annotation subject"/>
    <w:basedOn w:val="CommentText"/>
    <w:next w:val="CommentText"/>
    <w:link w:val="CommentSubjectChar"/>
    <w:uiPriority w:val="99"/>
    <w:semiHidden/>
    <w:unhideWhenUsed/>
    <w:rsid w:val="00F53B33"/>
    <w:rPr>
      <w:b/>
      <w:bCs/>
    </w:rPr>
  </w:style>
  <w:style w:type="character" w:customStyle="1" w:styleId="CommentSubjectChar">
    <w:name w:val="Comment Subject Char"/>
    <w:basedOn w:val="CommentTextChar"/>
    <w:link w:val="CommentSubject"/>
    <w:uiPriority w:val="99"/>
    <w:semiHidden/>
    <w:rsid w:val="00F53B33"/>
    <w:rPr>
      <w:b/>
      <w:bCs/>
      <w:sz w:val="20"/>
      <w:szCs w:val="20"/>
    </w:rPr>
  </w:style>
  <w:style w:type="table" w:styleId="GridTable3-Accent6">
    <w:name w:val="Grid Table 3 Accent 6"/>
    <w:basedOn w:val="TableNormal"/>
    <w:uiPriority w:val="48"/>
    <w:rsid w:val="00124C1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124C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124C1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4">
    <w:name w:val="toc 4"/>
    <w:basedOn w:val="Normal"/>
    <w:next w:val="Normal"/>
    <w:autoRedefine/>
    <w:uiPriority w:val="39"/>
    <w:unhideWhenUsed/>
    <w:rsid w:val="001B424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19719">
      <w:bodyDiv w:val="1"/>
      <w:marLeft w:val="0"/>
      <w:marRight w:val="0"/>
      <w:marTop w:val="0"/>
      <w:marBottom w:val="0"/>
      <w:divBdr>
        <w:top w:val="none" w:sz="0" w:space="0" w:color="auto"/>
        <w:left w:val="none" w:sz="0" w:space="0" w:color="auto"/>
        <w:bottom w:val="none" w:sz="0" w:space="0" w:color="auto"/>
        <w:right w:val="none" w:sz="0" w:space="0" w:color="auto"/>
      </w:divBdr>
    </w:div>
    <w:div w:id="9449454">
      <w:bodyDiv w:val="1"/>
      <w:marLeft w:val="0"/>
      <w:marRight w:val="0"/>
      <w:marTop w:val="0"/>
      <w:marBottom w:val="0"/>
      <w:divBdr>
        <w:top w:val="none" w:sz="0" w:space="0" w:color="auto"/>
        <w:left w:val="none" w:sz="0" w:space="0" w:color="auto"/>
        <w:bottom w:val="none" w:sz="0" w:space="0" w:color="auto"/>
        <w:right w:val="none" w:sz="0" w:space="0" w:color="auto"/>
      </w:divBdr>
    </w:div>
    <w:div w:id="27066422">
      <w:bodyDiv w:val="1"/>
      <w:marLeft w:val="0"/>
      <w:marRight w:val="0"/>
      <w:marTop w:val="0"/>
      <w:marBottom w:val="0"/>
      <w:divBdr>
        <w:top w:val="none" w:sz="0" w:space="0" w:color="auto"/>
        <w:left w:val="none" w:sz="0" w:space="0" w:color="auto"/>
        <w:bottom w:val="none" w:sz="0" w:space="0" w:color="auto"/>
        <w:right w:val="none" w:sz="0" w:space="0" w:color="auto"/>
      </w:divBdr>
    </w:div>
    <w:div w:id="95488234">
      <w:bodyDiv w:val="1"/>
      <w:marLeft w:val="0"/>
      <w:marRight w:val="0"/>
      <w:marTop w:val="0"/>
      <w:marBottom w:val="0"/>
      <w:divBdr>
        <w:top w:val="none" w:sz="0" w:space="0" w:color="auto"/>
        <w:left w:val="none" w:sz="0" w:space="0" w:color="auto"/>
        <w:bottom w:val="none" w:sz="0" w:space="0" w:color="auto"/>
        <w:right w:val="none" w:sz="0" w:space="0" w:color="auto"/>
      </w:divBdr>
    </w:div>
    <w:div w:id="100031212">
      <w:bodyDiv w:val="1"/>
      <w:marLeft w:val="0"/>
      <w:marRight w:val="0"/>
      <w:marTop w:val="0"/>
      <w:marBottom w:val="0"/>
      <w:divBdr>
        <w:top w:val="none" w:sz="0" w:space="0" w:color="auto"/>
        <w:left w:val="none" w:sz="0" w:space="0" w:color="auto"/>
        <w:bottom w:val="none" w:sz="0" w:space="0" w:color="auto"/>
        <w:right w:val="none" w:sz="0" w:space="0" w:color="auto"/>
      </w:divBdr>
    </w:div>
    <w:div w:id="249893506">
      <w:bodyDiv w:val="1"/>
      <w:marLeft w:val="0"/>
      <w:marRight w:val="0"/>
      <w:marTop w:val="0"/>
      <w:marBottom w:val="0"/>
      <w:divBdr>
        <w:top w:val="none" w:sz="0" w:space="0" w:color="auto"/>
        <w:left w:val="none" w:sz="0" w:space="0" w:color="auto"/>
        <w:bottom w:val="none" w:sz="0" w:space="0" w:color="auto"/>
        <w:right w:val="none" w:sz="0" w:space="0" w:color="auto"/>
      </w:divBdr>
    </w:div>
    <w:div w:id="261497422">
      <w:bodyDiv w:val="1"/>
      <w:marLeft w:val="0"/>
      <w:marRight w:val="0"/>
      <w:marTop w:val="0"/>
      <w:marBottom w:val="0"/>
      <w:divBdr>
        <w:top w:val="none" w:sz="0" w:space="0" w:color="auto"/>
        <w:left w:val="none" w:sz="0" w:space="0" w:color="auto"/>
        <w:bottom w:val="none" w:sz="0" w:space="0" w:color="auto"/>
        <w:right w:val="none" w:sz="0" w:space="0" w:color="auto"/>
      </w:divBdr>
    </w:div>
    <w:div w:id="349062557">
      <w:bodyDiv w:val="1"/>
      <w:marLeft w:val="0"/>
      <w:marRight w:val="0"/>
      <w:marTop w:val="0"/>
      <w:marBottom w:val="0"/>
      <w:divBdr>
        <w:top w:val="none" w:sz="0" w:space="0" w:color="auto"/>
        <w:left w:val="none" w:sz="0" w:space="0" w:color="auto"/>
        <w:bottom w:val="none" w:sz="0" w:space="0" w:color="auto"/>
        <w:right w:val="none" w:sz="0" w:space="0" w:color="auto"/>
      </w:divBdr>
    </w:div>
    <w:div w:id="403602423">
      <w:bodyDiv w:val="1"/>
      <w:marLeft w:val="0"/>
      <w:marRight w:val="0"/>
      <w:marTop w:val="0"/>
      <w:marBottom w:val="0"/>
      <w:divBdr>
        <w:top w:val="none" w:sz="0" w:space="0" w:color="auto"/>
        <w:left w:val="none" w:sz="0" w:space="0" w:color="auto"/>
        <w:bottom w:val="none" w:sz="0" w:space="0" w:color="auto"/>
        <w:right w:val="none" w:sz="0" w:space="0" w:color="auto"/>
      </w:divBdr>
    </w:div>
    <w:div w:id="409233115">
      <w:bodyDiv w:val="1"/>
      <w:marLeft w:val="0"/>
      <w:marRight w:val="0"/>
      <w:marTop w:val="0"/>
      <w:marBottom w:val="0"/>
      <w:divBdr>
        <w:top w:val="none" w:sz="0" w:space="0" w:color="auto"/>
        <w:left w:val="none" w:sz="0" w:space="0" w:color="auto"/>
        <w:bottom w:val="none" w:sz="0" w:space="0" w:color="auto"/>
        <w:right w:val="none" w:sz="0" w:space="0" w:color="auto"/>
      </w:divBdr>
    </w:div>
    <w:div w:id="446120738">
      <w:bodyDiv w:val="1"/>
      <w:marLeft w:val="0"/>
      <w:marRight w:val="0"/>
      <w:marTop w:val="0"/>
      <w:marBottom w:val="0"/>
      <w:divBdr>
        <w:top w:val="none" w:sz="0" w:space="0" w:color="auto"/>
        <w:left w:val="none" w:sz="0" w:space="0" w:color="auto"/>
        <w:bottom w:val="none" w:sz="0" w:space="0" w:color="auto"/>
        <w:right w:val="none" w:sz="0" w:space="0" w:color="auto"/>
      </w:divBdr>
    </w:div>
    <w:div w:id="500316234">
      <w:bodyDiv w:val="1"/>
      <w:marLeft w:val="0"/>
      <w:marRight w:val="0"/>
      <w:marTop w:val="0"/>
      <w:marBottom w:val="0"/>
      <w:divBdr>
        <w:top w:val="none" w:sz="0" w:space="0" w:color="auto"/>
        <w:left w:val="none" w:sz="0" w:space="0" w:color="auto"/>
        <w:bottom w:val="none" w:sz="0" w:space="0" w:color="auto"/>
        <w:right w:val="none" w:sz="0" w:space="0" w:color="auto"/>
      </w:divBdr>
    </w:div>
    <w:div w:id="615479736">
      <w:bodyDiv w:val="1"/>
      <w:marLeft w:val="0"/>
      <w:marRight w:val="0"/>
      <w:marTop w:val="0"/>
      <w:marBottom w:val="0"/>
      <w:divBdr>
        <w:top w:val="none" w:sz="0" w:space="0" w:color="auto"/>
        <w:left w:val="none" w:sz="0" w:space="0" w:color="auto"/>
        <w:bottom w:val="none" w:sz="0" w:space="0" w:color="auto"/>
        <w:right w:val="none" w:sz="0" w:space="0" w:color="auto"/>
      </w:divBdr>
    </w:div>
    <w:div w:id="740101647">
      <w:bodyDiv w:val="1"/>
      <w:marLeft w:val="0"/>
      <w:marRight w:val="0"/>
      <w:marTop w:val="0"/>
      <w:marBottom w:val="0"/>
      <w:divBdr>
        <w:top w:val="none" w:sz="0" w:space="0" w:color="auto"/>
        <w:left w:val="none" w:sz="0" w:space="0" w:color="auto"/>
        <w:bottom w:val="none" w:sz="0" w:space="0" w:color="auto"/>
        <w:right w:val="none" w:sz="0" w:space="0" w:color="auto"/>
      </w:divBdr>
    </w:div>
    <w:div w:id="831487869">
      <w:bodyDiv w:val="1"/>
      <w:marLeft w:val="0"/>
      <w:marRight w:val="0"/>
      <w:marTop w:val="0"/>
      <w:marBottom w:val="0"/>
      <w:divBdr>
        <w:top w:val="none" w:sz="0" w:space="0" w:color="auto"/>
        <w:left w:val="none" w:sz="0" w:space="0" w:color="auto"/>
        <w:bottom w:val="none" w:sz="0" w:space="0" w:color="auto"/>
        <w:right w:val="none" w:sz="0" w:space="0" w:color="auto"/>
      </w:divBdr>
    </w:div>
    <w:div w:id="839395050">
      <w:bodyDiv w:val="1"/>
      <w:marLeft w:val="0"/>
      <w:marRight w:val="0"/>
      <w:marTop w:val="0"/>
      <w:marBottom w:val="0"/>
      <w:divBdr>
        <w:top w:val="none" w:sz="0" w:space="0" w:color="auto"/>
        <w:left w:val="none" w:sz="0" w:space="0" w:color="auto"/>
        <w:bottom w:val="none" w:sz="0" w:space="0" w:color="auto"/>
        <w:right w:val="none" w:sz="0" w:space="0" w:color="auto"/>
      </w:divBdr>
    </w:div>
    <w:div w:id="855193275">
      <w:bodyDiv w:val="1"/>
      <w:marLeft w:val="0"/>
      <w:marRight w:val="0"/>
      <w:marTop w:val="0"/>
      <w:marBottom w:val="0"/>
      <w:divBdr>
        <w:top w:val="none" w:sz="0" w:space="0" w:color="auto"/>
        <w:left w:val="none" w:sz="0" w:space="0" w:color="auto"/>
        <w:bottom w:val="none" w:sz="0" w:space="0" w:color="auto"/>
        <w:right w:val="none" w:sz="0" w:space="0" w:color="auto"/>
      </w:divBdr>
    </w:div>
    <w:div w:id="869993866">
      <w:bodyDiv w:val="1"/>
      <w:marLeft w:val="0"/>
      <w:marRight w:val="0"/>
      <w:marTop w:val="0"/>
      <w:marBottom w:val="0"/>
      <w:divBdr>
        <w:top w:val="none" w:sz="0" w:space="0" w:color="auto"/>
        <w:left w:val="none" w:sz="0" w:space="0" w:color="auto"/>
        <w:bottom w:val="none" w:sz="0" w:space="0" w:color="auto"/>
        <w:right w:val="none" w:sz="0" w:space="0" w:color="auto"/>
      </w:divBdr>
    </w:div>
    <w:div w:id="889221343">
      <w:bodyDiv w:val="1"/>
      <w:marLeft w:val="0"/>
      <w:marRight w:val="0"/>
      <w:marTop w:val="0"/>
      <w:marBottom w:val="0"/>
      <w:divBdr>
        <w:top w:val="none" w:sz="0" w:space="0" w:color="auto"/>
        <w:left w:val="none" w:sz="0" w:space="0" w:color="auto"/>
        <w:bottom w:val="none" w:sz="0" w:space="0" w:color="auto"/>
        <w:right w:val="none" w:sz="0" w:space="0" w:color="auto"/>
      </w:divBdr>
    </w:div>
    <w:div w:id="891888441">
      <w:bodyDiv w:val="1"/>
      <w:marLeft w:val="0"/>
      <w:marRight w:val="0"/>
      <w:marTop w:val="0"/>
      <w:marBottom w:val="0"/>
      <w:divBdr>
        <w:top w:val="none" w:sz="0" w:space="0" w:color="auto"/>
        <w:left w:val="none" w:sz="0" w:space="0" w:color="auto"/>
        <w:bottom w:val="none" w:sz="0" w:space="0" w:color="auto"/>
        <w:right w:val="none" w:sz="0" w:space="0" w:color="auto"/>
      </w:divBdr>
    </w:div>
    <w:div w:id="939605552">
      <w:bodyDiv w:val="1"/>
      <w:marLeft w:val="0"/>
      <w:marRight w:val="0"/>
      <w:marTop w:val="0"/>
      <w:marBottom w:val="0"/>
      <w:divBdr>
        <w:top w:val="none" w:sz="0" w:space="0" w:color="auto"/>
        <w:left w:val="none" w:sz="0" w:space="0" w:color="auto"/>
        <w:bottom w:val="none" w:sz="0" w:space="0" w:color="auto"/>
        <w:right w:val="none" w:sz="0" w:space="0" w:color="auto"/>
      </w:divBdr>
    </w:div>
    <w:div w:id="968362396">
      <w:bodyDiv w:val="1"/>
      <w:marLeft w:val="0"/>
      <w:marRight w:val="0"/>
      <w:marTop w:val="0"/>
      <w:marBottom w:val="0"/>
      <w:divBdr>
        <w:top w:val="none" w:sz="0" w:space="0" w:color="auto"/>
        <w:left w:val="none" w:sz="0" w:space="0" w:color="auto"/>
        <w:bottom w:val="none" w:sz="0" w:space="0" w:color="auto"/>
        <w:right w:val="none" w:sz="0" w:space="0" w:color="auto"/>
      </w:divBdr>
    </w:div>
    <w:div w:id="973214179">
      <w:bodyDiv w:val="1"/>
      <w:marLeft w:val="0"/>
      <w:marRight w:val="0"/>
      <w:marTop w:val="0"/>
      <w:marBottom w:val="0"/>
      <w:divBdr>
        <w:top w:val="none" w:sz="0" w:space="0" w:color="auto"/>
        <w:left w:val="none" w:sz="0" w:space="0" w:color="auto"/>
        <w:bottom w:val="none" w:sz="0" w:space="0" w:color="auto"/>
        <w:right w:val="none" w:sz="0" w:space="0" w:color="auto"/>
      </w:divBdr>
    </w:div>
    <w:div w:id="973216259">
      <w:bodyDiv w:val="1"/>
      <w:marLeft w:val="0"/>
      <w:marRight w:val="0"/>
      <w:marTop w:val="0"/>
      <w:marBottom w:val="0"/>
      <w:divBdr>
        <w:top w:val="none" w:sz="0" w:space="0" w:color="auto"/>
        <w:left w:val="none" w:sz="0" w:space="0" w:color="auto"/>
        <w:bottom w:val="none" w:sz="0" w:space="0" w:color="auto"/>
        <w:right w:val="none" w:sz="0" w:space="0" w:color="auto"/>
      </w:divBdr>
    </w:div>
    <w:div w:id="990908812">
      <w:bodyDiv w:val="1"/>
      <w:marLeft w:val="0"/>
      <w:marRight w:val="0"/>
      <w:marTop w:val="0"/>
      <w:marBottom w:val="0"/>
      <w:divBdr>
        <w:top w:val="none" w:sz="0" w:space="0" w:color="auto"/>
        <w:left w:val="none" w:sz="0" w:space="0" w:color="auto"/>
        <w:bottom w:val="none" w:sz="0" w:space="0" w:color="auto"/>
        <w:right w:val="none" w:sz="0" w:space="0" w:color="auto"/>
      </w:divBdr>
    </w:div>
    <w:div w:id="1038550215">
      <w:bodyDiv w:val="1"/>
      <w:marLeft w:val="0"/>
      <w:marRight w:val="0"/>
      <w:marTop w:val="0"/>
      <w:marBottom w:val="0"/>
      <w:divBdr>
        <w:top w:val="none" w:sz="0" w:space="0" w:color="auto"/>
        <w:left w:val="none" w:sz="0" w:space="0" w:color="auto"/>
        <w:bottom w:val="none" w:sz="0" w:space="0" w:color="auto"/>
        <w:right w:val="none" w:sz="0" w:space="0" w:color="auto"/>
      </w:divBdr>
    </w:div>
    <w:div w:id="1084649267">
      <w:bodyDiv w:val="1"/>
      <w:marLeft w:val="0"/>
      <w:marRight w:val="0"/>
      <w:marTop w:val="0"/>
      <w:marBottom w:val="0"/>
      <w:divBdr>
        <w:top w:val="none" w:sz="0" w:space="0" w:color="auto"/>
        <w:left w:val="none" w:sz="0" w:space="0" w:color="auto"/>
        <w:bottom w:val="none" w:sz="0" w:space="0" w:color="auto"/>
        <w:right w:val="none" w:sz="0" w:space="0" w:color="auto"/>
      </w:divBdr>
    </w:div>
    <w:div w:id="1133447270">
      <w:bodyDiv w:val="1"/>
      <w:marLeft w:val="0"/>
      <w:marRight w:val="0"/>
      <w:marTop w:val="0"/>
      <w:marBottom w:val="0"/>
      <w:divBdr>
        <w:top w:val="none" w:sz="0" w:space="0" w:color="auto"/>
        <w:left w:val="none" w:sz="0" w:space="0" w:color="auto"/>
        <w:bottom w:val="none" w:sz="0" w:space="0" w:color="auto"/>
        <w:right w:val="none" w:sz="0" w:space="0" w:color="auto"/>
      </w:divBdr>
    </w:div>
    <w:div w:id="1143892537">
      <w:bodyDiv w:val="1"/>
      <w:marLeft w:val="0"/>
      <w:marRight w:val="0"/>
      <w:marTop w:val="0"/>
      <w:marBottom w:val="0"/>
      <w:divBdr>
        <w:top w:val="none" w:sz="0" w:space="0" w:color="auto"/>
        <w:left w:val="none" w:sz="0" w:space="0" w:color="auto"/>
        <w:bottom w:val="none" w:sz="0" w:space="0" w:color="auto"/>
        <w:right w:val="none" w:sz="0" w:space="0" w:color="auto"/>
      </w:divBdr>
    </w:div>
    <w:div w:id="1254162840">
      <w:bodyDiv w:val="1"/>
      <w:marLeft w:val="0"/>
      <w:marRight w:val="0"/>
      <w:marTop w:val="0"/>
      <w:marBottom w:val="0"/>
      <w:divBdr>
        <w:top w:val="none" w:sz="0" w:space="0" w:color="auto"/>
        <w:left w:val="none" w:sz="0" w:space="0" w:color="auto"/>
        <w:bottom w:val="none" w:sz="0" w:space="0" w:color="auto"/>
        <w:right w:val="none" w:sz="0" w:space="0" w:color="auto"/>
      </w:divBdr>
    </w:div>
    <w:div w:id="1331254431">
      <w:bodyDiv w:val="1"/>
      <w:marLeft w:val="0"/>
      <w:marRight w:val="0"/>
      <w:marTop w:val="0"/>
      <w:marBottom w:val="0"/>
      <w:divBdr>
        <w:top w:val="none" w:sz="0" w:space="0" w:color="auto"/>
        <w:left w:val="none" w:sz="0" w:space="0" w:color="auto"/>
        <w:bottom w:val="none" w:sz="0" w:space="0" w:color="auto"/>
        <w:right w:val="none" w:sz="0" w:space="0" w:color="auto"/>
      </w:divBdr>
    </w:div>
    <w:div w:id="1411931154">
      <w:bodyDiv w:val="1"/>
      <w:marLeft w:val="0"/>
      <w:marRight w:val="0"/>
      <w:marTop w:val="0"/>
      <w:marBottom w:val="0"/>
      <w:divBdr>
        <w:top w:val="none" w:sz="0" w:space="0" w:color="auto"/>
        <w:left w:val="none" w:sz="0" w:space="0" w:color="auto"/>
        <w:bottom w:val="none" w:sz="0" w:space="0" w:color="auto"/>
        <w:right w:val="none" w:sz="0" w:space="0" w:color="auto"/>
      </w:divBdr>
    </w:div>
    <w:div w:id="1443569014">
      <w:bodyDiv w:val="1"/>
      <w:marLeft w:val="0"/>
      <w:marRight w:val="0"/>
      <w:marTop w:val="0"/>
      <w:marBottom w:val="0"/>
      <w:divBdr>
        <w:top w:val="none" w:sz="0" w:space="0" w:color="auto"/>
        <w:left w:val="none" w:sz="0" w:space="0" w:color="auto"/>
        <w:bottom w:val="none" w:sz="0" w:space="0" w:color="auto"/>
        <w:right w:val="none" w:sz="0" w:space="0" w:color="auto"/>
      </w:divBdr>
    </w:div>
    <w:div w:id="1580409096">
      <w:bodyDiv w:val="1"/>
      <w:marLeft w:val="0"/>
      <w:marRight w:val="0"/>
      <w:marTop w:val="0"/>
      <w:marBottom w:val="0"/>
      <w:divBdr>
        <w:top w:val="none" w:sz="0" w:space="0" w:color="auto"/>
        <w:left w:val="none" w:sz="0" w:space="0" w:color="auto"/>
        <w:bottom w:val="none" w:sz="0" w:space="0" w:color="auto"/>
        <w:right w:val="none" w:sz="0" w:space="0" w:color="auto"/>
      </w:divBdr>
    </w:div>
    <w:div w:id="1663586614">
      <w:bodyDiv w:val="1"/>
      <w:marLeft w:val="0"/>
      <w:marRight w:val="0"/>
      <w:marTop w:val="0"/>
      <w:marBottom w:val="0"/>
      <w:divBdr>
        <w:top w:val="none" w:sz="0" w:space="0" w:color="auto"/>
        <w:left w:val="none" w:sz="0" w:space="0" w:color="auto"/>
        <w:bottom w:val="none" w:sz="0" w:space="0" w:color="auto"/>
        <w:right w:val="none" w:sz="0" w:space="0" w:color="auto"/>
      </w:divBdr>
    </w:div>
    <w:div w:id="1686325332">
      <w:bodyDiv w:val="1"/>
      <w:marLeft w:val="0"/>
      <w:marRight w:val="0"/>
      <w:marTop w:val="0"/>
      <w:marBottom w:val="0"/>
      <w:divBdr>
        <w:top w:val="none" w:sz="0" w:space="0" w:color="auto"/>
        <w:left w:val="none" w:sz="0" w:space="0" w:color="auto"/>
        <w:bottom w:val="none" w:sz="0" w:space="0" w:color="auto"/>
        <w:right w:val="none" w:sz="0" w:space="0" w:color="auto"/>
      </w:divBdr>
    </w:div>
    <w:div w:id="1828088060">
      <w:bodyDiv w:val="1"/>
      <w:marLeft w:val="0"/>
      <w:marRight w:val="0"/>
      <w:marTop w:val="0"/>
      <w:marBottom w:val="0"/>
      <w:divBdr>
        <w:top w:val="none" w:sz="0" w:space="0" w:color="auto"/>
        <w:left w:val="none" w:sz="0" w:space="0" w:color="auto"/>
        <w:bottom w:val="none" w:sz="0" w:space="0" w:color="auto"/>
        <w:right w:val="none" w:sz="0" w:space="0" w:color="auto"/>
      </w:divBdr>
    </w:div>
    <w:div w:id="1835533404">
      <w:bodyDiv w:val="1"/>
      <w:marLeft w:val="0"/>
      <w:marRight w:val="0"/>
      <w:marTop w:val="0"/>
      <w:marBottom w:val="0"/>
      <w:divBdr>
        <w:top w:val="none" w:sz="0" w:space="0" w:color="auto"/>
        <w:left w:val="none" w:sz="0" w:space="0" w:color="auto"/>
        <w:bottom w:val="none" w:sz="0" w:space="0" w:color="auto"/>
        <w:right w:val="none" w:sz="0" w:space="0" w:color="auto"/>
      </w:divBdr>
    </w:div>
    <w:div w:id="1888832651">
      <w:bodyDiv w:val="1"/>
      <w:marLeft w:val="0"/>
      <w:marRight w:val="0"/>
      <w:marTop w:val="0"/>
      <w:marBottom w:val="0"/>
      <w:divBdr>
        <w:top w:val="none" w:sz="0" w:space="0" w:color="auto"/>
        <w:left w:val="none" w:sz="0" w:space="0" w:color="auto"/>
        <w:bottom w:val="none" w:sz="0" w:space="0" w:color="auto"/>
        <w:right w:val="none" w:sz="0" w:space="0" w:color="auto"/>
      </w:divBdr>
    </w:div>
    <w:div w:id="1984767916">
      <w:bodyDiv w:val="1"/>
      <w:marLeft w:val="0"/>
      <w:marRight w:val="0"/>
      <w:marTop w:val="0"/>
      <w:marBottom w:val="0"/>
      <w:divBdr>
        <w:top w:val="none" w:sz="0" w:space="0" w:color="auto"/>
        <w:left w:val="none" w:sz="0" w:space="0" w:color="auto"/>
        <w:bottom w:val="none" w:sz="0" w:space="0" w:color="auto"/>
        <w:right w:val="none" w:sz="0" w:space="0" w:color="auto"/>
      </w:divBdr>
    </w:div>
    <w:div w:id="2009668375">
      <w:bodyDiv w:val="1"/>
      <w:marLeft w:val="0"/>
      <w:marRight w:val="0"/>
      <w:marTop w:val="0"/>
      <w:marBottom w:val="0"/>
      <w:divBdr>
        <w:top w:val="none" w:sz="0" w:space="0" w:color="auto"/>
        <w:left w:val="none" w:sz="0" w:space="0" w:color="auto"/>
        <w:bottom w:val="none" w:sz="0" w:space="0" w:color="auto"/>
        <w:right w:val="none" w:sz="0" w:space="0" w:color="auto"/>
      </w:divBdr>
    </w:div>
    <w:div w:id="201611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viblo.asia/p/reactjs-uu-diem-va-nhuoc-diem-V3m5WzexlO7" TargetMode="External"/><Relationship Id="rId47"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andrewray.me/blog/reactjs-for-beginner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E61A3-6738-4228-94DE-63DFABFC5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7551</Words>
  <Characters>43047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Nguyễn Thị Cẩm</dc:creator>
  <cp:keywords/>
  <dc:description/>
  <cp:lastModifiedBy>UyenMinh</cp:lastModifiedBy>
  <cp:revision>2</cp:revision>
  <dcterms:created xsi:type="dcterms:W3CDTF">2024-12-23T15:19:00Z</dcterms:created>
  <dcterms:modified xsi:type="dcterms:W3CDTF">2024-12-23T15:19:00Z</dcterms:modified>
</cp:coreProperties>
</file>